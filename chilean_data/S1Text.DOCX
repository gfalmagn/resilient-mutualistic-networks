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0E1363" w14:textId="35C60443" w:rsidR="005F7B4F" w:rsidRDefault="00202899" w:rsidP="005F7B4F">
      <w:pPr>
        <w:rPr>
          <w:rFonts w:ascii="Times New Roman" w:hAnsi="Times New Roman"/>
          <w:sz w:val="36"/>
          <w:szCs w:val="36"/>
          <w:lang w:val="en-US"/>
        </w:rPr>
      </w:pPr>
      <w:r>
        <w:rPr>
          <w:rFonts w:ascii="Times New Roman" w:hAnsi="Times New Roman"/>
          <w:sz w:val="36"/>
          <w:szCs w:val="36"/>
          <w:lang w:val="en-US"/>
        </w:rPr>
        <w:t>Supp</w:t>
      </w:r>
      <w:r w:rsidR="008B2EA3">
        <w:rPr>
          <w:rFonts w:ascii="Times New Roman" w:hAnsi="Times New Roman"/>
          <w:sz w:val="36"/>
          <w:szCs w:val="36"/>
          <w:lang w:val="en-US"/>
        </w:rPr>
        <w:t>orting</w:t>
      </w:r>
      <w:r>
        <w:rPr>
          <w:rFonts w:ascii="Times New Roman" w:hAnsi="Times New Roman"/>
          <w:sz w:val="36"/>
          <w:szCs w:val="36"/>
          <w:lang w:val="en-US"/>
        </w:rPr>
        <w:t xml:space="preserve"> Information</w:t>
      </w:r>
    </w:p>
    <w:p w14:paraId="1B43259D" w14:textId="77777777" w:rsidR="00665A83" w:rsidRPr="005956E7" w:rsidRDefault="00665A83" w:rsidP="005F7B4F">
      <w:pPr>
        <w:rPr>
          <w:rFonts w:ascii="Times New Roman" w:hAnsi="Times New Roman"/>
          <w:sz w:val="36"/>
          <w:szCs w:val="36"/>
          <w:lang w:val="en-US"/>
        </w:rPr>
      </w:pPr>
    </w:p>
    <w:p w14:paraId="5E85492A" w14:textId="77777777" w:rsidR="00665A83" w:rsidRPr="00411F2F" w:rsidRDefault="00665A83" w:rsidP="00665A83">
      <w:pPr>
        <w:pStyle w:val="Head"/>
        <w:rPr>
          <w:sz w:val="32"/>
          <w:szCs w:val="32"/>
        </w:rPr>
      </w:pPr>
      <w:r w:rsidRPr="00411F2F">
        <w:rPr>
          <w:sz w:val="32"/>
          <w:szCs w:val="32"/>
        </w:rPr>
        <w:t xml:space="preserve">How structured is the entangled bank? </w:t>
      </w:r>
    </w:p>
    <w:p w14:paraId="6234CFDD" w14:textId="77777777" w:rsidR="00B47BF4" w:rsidRDefault="00B47BF4" w:rsidP="00B47BF4">
      <w:pPr>
        <w:pStyle w:val="Head"/>
      </w:pPr>
      <w:r>
        <w:t>The surprisingly simple organization of multiplex ecological networks leads to increased persistence and resilience</w:t>
      </w:r>
    </w:p>
    <w:p w14:paraId="5D0B72E2" w14:textId="77777777" w:rsidR="00665A83" w:rsidRDefault="00665A83" w:rsidP="00665A83">
      <w:pPr>
        <w:pStyle w:val="Head"/>
      </w:pPr>
    </w:p>
    <w:p w14:paraId="5A00476E" w14:textId="6F5EDF1A" w:rsidR="005F7B4F" w:rsidRPr="0047496D" w:rsidRDefault="005F7B4F" w:rsidP="0047496D">
      <w:pPr>
        <w:suppressAutoHyphens w:val="0"/>
        <w:spacing w:after="0"/>
        <w:rPr>
          <w:rFonts w:ascii="Times New Roman" w:eastAsia="Times New Roman" w:hAnsi="Times New Roman"/>
          <w:color w:val="auto"/>
          <w:sz w:val="24"/>
          <w:szCs w:val="24"/>
          <w:lang w:eastAsia="fr-FR"/>
          <w:rPrChange w:id="0" w:author="Sonia Kéfi" w:date="2016-05-25T10:31:00Z">
            <w:rPr>
              <w:rFonts w:ascii="Times New Roman" w:hAnsi="Times New Roman"/>
              <w:bCs/>
              <w:sz w:val="24"/>
              <w:szCs w:val="24"/>
              <w:lang w:val="en-US"/>
            </w:rPr>
          </w:rPrChange>
        </w:rPr>
        <w:pPrChange w:id="1" w:author="Sonia Kéfi" w:date="2016-05-25T10:31:00Z">
          <w:pPr>
            <w:pStyle w:val="Default"/>
            <w:spacing w:after="0" w:line="240" w:lineRule="auto"/>
          </w:pPr>
        </w:pPrChange>
      </w:pPr>
      <w:r w:rsidRPr="00A131B2">
        <w:rPr>
          <w:rFonts w:ascii="Times New Roman" w:hAnsi="Times New Roman"/>
          <w:bCs/>
          <w:sz w:val="24"/>
          <w:szCs w:val="24"/>
          <w:lang w:val="en-US"/>
        </w:rPr>
        <w:t>Sonia Kéfi</w:t>
      </w:r>
      <w:ins w:id="2" w:author="Sonia Kéfi" w:date="2016-05-25T10:31:00Z">
        <w:r w:rsidR="0047496D" w:rsidRPr="0047496D">
          <w:rPr>
            <w:rFonts w:ascii="MS Mincho" w:eastAsia="MS Mincho" w:hAnsi="MS Mincho" w:cs="MS Mincho"/>
            <w:color w:val="auto"/>
            <w:sz w:val="24"/>
            <w:szCs w:val="24"/>
            <w:vertAlign w:val="superscript"/>
            <w:lang w:eastAsia="fr-FR"/>
            <w:rPrChange w:id="3" w:author="Sonia Kéfi" w:date="2016-05-25T10:31:00Z">
              <w:rPr>
                <w:rFonts w:ascii="MS Mincho" w:eastAsia="MS Mincho" w:hAnsi="MS Mincho" w:cs="MS Mincho"/>
                <w:color w:val="auto"/>
                <w:sz w:val="24"/>
                <w:szCs w:val="24"/>
                <w:lang w:eastAsia="fr-FR"/>
              </w:rPr>
            </w:rPrChange>
          </w:rPr>
          <w:t>☯</w:t>
        </w:r>
      </w:ins>
      <w:r w:rsidR="00CE3F91" w:rsidRPr="00A131B2">
        <w:rPr>
          <w:rFonts w:ascii="Times New Roman" w:hAnsi="Times New Roman"/>
          <w:sz w:val="24"/>
          <w:szCs w:val="24"/>
          <w:vertAlign w:val="superscript"/>
          <w:lang w:val="en-US"/>
        </w:rPr>
        <w:t>*</w:t>
      </w:r>
      <w:r w:rsidRPr="00A131B2">
        <w:rPr>
          <w:rFonts w:ascii="Times New Roman" w:hAnsi="Times New Roman"/>
          <w:bCs/>
          <w:sz w:val="24"/>
          <w:szCs w:val="24"/>
          <w:lang w:val="en-US"/>
        </w:rPr>
        <w:t>, Vincent Miele</w:t>
      </w:r>
      <w:ins w:id="4" w:author="Sonia Kéfi" w:date="2016-05-25T10:31:00Z">
        <w:r w:rsidR="0047496D" w:rsidRPr="0047496D">
          <w:rPr>
            <w:rFonts w:ascii="MS Mincho" w:eastAsia="MS Mincho" w:hAnsi="MS Mincho" w:cs="MS Mincho"/>
            <w:color w:val="auto"/>
            <w:sz w:val="24"/>
            <w:szCs w:val="24"/>
            <w:vertAlign w:val="superscript"/>
            <w:lang w:eastAsia="fr-FR"/>
            <w:rPrChange w:id="5" w:author="Sonia Kéfi" w:date="2016-05-25T10:31:00Z">
              <w:rPr>
                <w:rFonts w:ascii="MS Mincho" w:eastAsia="MS Mincho" w:hAnsi="MS Mincho" w:cs="MS Mincho"/>
                <w:color w:val="auto"/>
                <w:sz w:val="24"/>
                <w:szCs w:val="24"/>
                <w:lang w:eastAsia="fr-FR"/>
              </w:rPr>
            </w:rPrChange>
          </w:rPr>
          <w:t>☯</w:t>
        </w:r>
      </w:ins>
      <w:del w:id="6" w:author="Sonia Kéfi" w:date="2016-05-25T10:31:00Z">
        <w:r w:rsidR="00CE3F91" w:rsidRPr="00A131B2" w:rsidDel="0047496D">
          <w:rPr>
            <w:rFonts w:ascii="Times New Roman" w:hAnsi="Times New Roman"/>
            <w:sz w:val="24"/>
            <w:szCs w:val="24"/>
            <w:vertAlign w:val="superscript"/>
            <w:lang w:val="en-US"/>
          </w:rPr>
          <w:delText>*</w:delText>
        </w:r>
      </w:del>
      <w:r w:rsidRPr="00A131B2">
        <w:rPr>
          <w:rFonts w:ascii="Times New Roman" w:hAnsi="Times New Roman"/>
          <w:bCs/>
          <w:sz w:val="24"/>
          <w:szCs w:val="24"/>
          <w:lang w:val="en-US"/>
        </w:rPr>
        <w:t>, Evie A. Wieters, Sergio A. Navarrete</w:t>
      </w:r>
      <w:r w:rsidRPr="00A131B2">
        <w:rPr>
          <w:rFonts w:ascii="Times New Roman" w:hAnsi="Times New Roman"/>
          <w:bCs/>
          <w:sz w:val="24"/>
          <w:szCs w:val="24"/>
          <w:vertAlign w:val="subscript"/>
          <w:lang w:val="en-US"/>
        </w:rPr>
        <w:t>,</w:t>
      </w:r>
      <w:r w:rsidRPr="00A131B2">
        <w:rPr>
          <w:rFonts w:ascii="Times New Roman" w:hAnsi="Times New Roman"/>
          <w:bCs/>
          <w:sz w:val="24"/>
          <w:szCs w:val="24"/>
          <w:vertAlign w:val="superscript"/>
          <w:lang w:val="en-US"/>
        </w:rPr>
        <w:t xml:space="preserve"> </w:t>
      </w:r>
      <w:r w:rsidRPr="00A131B2">
        <w:rPr>
          <w:rFonts w:ascii="Times New Roman" w:hAnsi="Times New Roman"/>
          <w:bCs/>
          <w:sz w:val="24"/>
          <w:szCs w:val="24"/>
          <w:lang w:val="en-US"/>
        </w:rPr>
        <w:t>Eric L. Berlow</w:t>
      </w:r>
    </w:p>
    <w:p w14:paraId="1A059D8B" w14:textId="1DE6ADE5" w:rsidR="005F7B4F" w:rsidRPr="0047496D" w:rsidRDefault="0047496D" w:rsidP="0047496D">
      <w:pPr>
        <w:suppressAutoHyphens w:val="0"/>
        <w:spacing w:after="0" w:line="240" w:lineRule="auto"/>
        <w:rPr>
          <w:rFonts w:ascii="Times New Roman" w:eastAsia="Times New Roman" w:hAnsi="Times New Roman"/>
          <w:color w:val="auto"/>
          <w:sz w:val="24"/>
          <w:szCs w:val="24"/>
          <w:lang w:eastAsia="fr-FR"/>
          <w:rPrChange w:id="7" w:author="Sonia Kéfi" w:date="2016-05-25T10:31:00Z">
            <w:rPr>
              <w:sz w:val="20"/>
              <w:szCs w:val="20"/>
            </w:rPr>
          </w:rPrChange>
        </w:rPr>
        <w:pPrChange w:id="8" w:author="Sonia Kéfi" w:date="2016-05-25T10:31:00Z">
          <w:pPr>
            <w:pStyle w:val="AbstractSummary"/>
          </w:pPr>
        </w:pPrChange>
      </w:pPr>
      <w:ins w:id="9" w:author="Sonia Kéfi" w:date="2016-05-25T10:31:00Z">
        <w:r w:rsidRPr="0047496D">
          <w:rPr>
            <w:rFonts w:ascii="MS Mincho" w:eastAsia="MS Mincho" w:hAnsi="MS Mincho" w:cs="MS Mincho"/>
            <w:color w:val="auto"/>
            <w:sz w:val="24"/>
            <w:szCs w:val="24"/>
            <w:vertAlign w:val="superscript"/>
            <w:lang w:eastAsia="fr-FR"/>
            <w:rPrChange w:id="10" w:author="Sonia Kéfi" w:date="2016-05-25T10:31:00Z">
              <w:rPr>
                <w:rFonts w:ascii="MS Mincho" w:eastAsia="MS Mincho" w:hAnsi="MS Mincho" w:cs="MS Mincho"/>
                <w:lang w:eastAsia="fr-FR"/>
              </w:rPr>
            </w:rPrChange>
          </w:rPr>
          <w:t>☯</w:t>
        </w:r>
      </w:ins>
      <w:del w:id="11" w:author="Sonia Kéfi" w:date="2016-05-25T10:31:00Z">
        <w:r w:rsidR="00CE3F91" w:rsidRPr="00A131B2" w:rsidDel="0047496D">
          <w:rPr>
            <w:sz w:val="20"/>
            <w:szCs w:val="20"/>
            <w:vertAlign w:val="superscript"/>
          </w:rPr>
          <w:delText>*</w:delText>
        </w:r>
      </w:del>
      <w:r w:rsidR="005F7B4F" w:rsidRPr="00A131B2">
        <w:rPr>
          <w:sz w:val="20"/>
          <w:szCs w:val="20"/>
        </w:rPr>
        <w:t>These authors contributed equally to the study</w:t>
      </w:r>
    </w:p>
    <w:p w14:paraId="0AEDD23A" w14:textId="77777777" w:rsidR="00A131B2" w:rsidRPr="00A131B2" w:rsidRDefault="00A131B2" w:rsidP="00A131B2">
      <w:pPr>
        <w:pStyle w:val="AbstractSummary"/>
        <w:rPr>
          <w:b/>
        </w:rPr>
      </w:pPr>
    </w:p>
    <w:p w14:paraId="0371AC6B" w14:textId="77777777" w:rsidR="000F1476" w:rsidRDefault="000F1476">
      <w:pPr>
        <w:jc w:val="both"/>
        <w:rPr>
          <w:rFonts w:ascii="Times New Roman" w:eastAsia="Times New Roman" w:hAnsi="Times New Roman"/>
          <w:b/>
          <w:sz w:val="24"/>
          <w:szCs w:val="24"/>
          <w:lang w:val="en-US"/>
        </w:rPr>
      </w:pPr>
    </w:p>
    <w:p w14:paraId="2662151D" w14:textId="0F5A670F" w:rsidR="00EE01AF" w:rsidDel="00B1332B" w:rsidRDefault="00EE01AF" w:rsidP="00A50685">
      <w:pPr>
        <w:pStyle w:val="Pardeliste"/>
        <w:numPr>
          <w:ilvl w:val="0"/>
          <w:numId w:val="3"/>
        </w:numPr>
        <w:jc w:val="both"/>
        <w:rPr>
          <w:del w:id="12" w:author="Sonia Kéfi" w:date="2016-05-24T23:45:00Z"/>
          <w:rFonts w:ascii="Times New Roman" w:eastAsia="Times New Roman" w:hAnsi="Times New Roman"/>
          <w:b/>
          <w:sz w:val="32"/>
          <w:szCs w:val="32"/>
          <w:lang w:val="en-US"/>
        </w:rPr>
      </w:pPr>
      <w:del w:id="13" w:author="Sonia Kéfi" w:date="2016-05-24T23:45:00Z">
        <w:r w:rsidRPr="00A50685" w:rsidDel="00B1332B">
          <w:rPr>
            <w:rFonts w:ascii="Times New Roman" w:eastAsia="Times New Roman" w:hAnsi="Times New Roman"/>
            <w:b/>
            <w:sz w:val="32"/>
            <w:szCs w:val="32"/>
            <w:lang w:val="en-US"/>
          </w:rPr>
          <w:delText>Pairwise interactions</w:delText>
        </w:r>
      </w:del>
    </w:p>
    <w:p w14:paraId="2BC5E299" w14:textId="77777777" w:rsidR="00DF7EE8" w:rsidDel="00B1332B" w:rsidRDefault="00DF7EE8" w:rsidP="00DF7EE8">
      <w:pPr>
        <w:jc w:val="both"/>
        <w:rPr>
          <w:del w:id="14" w:author="Sonia Kéfi" w:date="2016-05-24T23:45:00Z"/>
          <w:rFonts w:ascii="Times New Roman" w:hAnsi="Times New Roman"/>
          <w:color w:val="000000"/>
          <w:sz w:val="24"/>
          <w:szCs w:val="24"/>
          <w:lang w:val="en-US"/>
        </w:rPr>
      </w:pPr>
    </w:p>
    <w:p w14:paraId="3C5F1856" w14:textId="2CD75578" w:rsidR="00DF7EE8" w:rsidRPr="00DF7EE8" w:rsidDel="00EE656E" w:rsidRDefault="00DF7EE8" w:rsidP="00DF7EE8">
      <w:pPr>
        <w:jc w:val="both"/>
        <w:rPr>
          <w:del w:id="15" w:author="Sonia Kéfi" w:date="2016-05-24T23:40:00Z"/>
          <w:rFonts w:ascii="Times New Roman" w:hAnsi="Times New Roman"/>
          <w:color w:val="000000"/>
          <w:sz w:val="24"/>
          <w:szCs w:val="24"/>
          <w:lang w:val="en-US"/>
        </w:rPr>
      </w:pPr>
      <w:del w:id="16" w:author="Sonia Kéfi" w:date="2016-05-24T23:45:00Z">
        <w:r w:rsidRPr="00DF7EE8" w:rsidDel="00B1332B">
          <w:rPr>
            <w:rFonts w:ascii="Times New Roman" w:hAnsi="Times New Roman"/>
            <w:color w:val="000000"/>
            <w:sz w:val="24"/>
            <w:szCs w:val="24"/>
            <w:lang w:val="en-US"/>
          </w:rPr>
          <w:delText>Fig</w:delText>
        </w:r>
      </w:del>
      <w:del w:id="17" w:author="Sonia Kéfi" w:date="2016-05-24T23:29:00Z">
        <w:r w:rsidRPr="00DF7EE8" w:rsidDel="00CE441E">
          <w:rPr>
            <w:rFonts w:ascii="Times New Roman" w:hAnsi="Times New Roman"/>
            <w:color w:val="000000"/>
            <w:sz w:val="24"/>
            <w:szCs w:val="24"/>
            <w:lang w:val="en-US"/>
          </w:rPr>
          <w:delText>ure</w:delText>
        </w:r>
      </w:del>
      <w:del w:id="18" w:author="Sonia Kéfi" w:date="2016-05-24T23:45:00Z">
        <w:r w:rsidRPr="00DF7EE8" w:rsidDel="00B1332B">
          <w:rPr>
            <w:rFonts w:ascii="Times New Roman" w:hAnsi="Times New Roman"/>
            <w:color w:val="000000"/>
            <w:sz w:val="24"/>
            <w:szCs w:val="24"/>
            <w:lang w:val="en-US"/>
          </w:rPr>
          <w:delText xml:space="preserve"> </w:delText>
        </w:r>
      </w:del>
      <w:del w:id="19" w:author="Sonia Kéfi" w:date="2016-05-24T23:32:00Z">
        <w:r w:rsidRPr="00DF7EE8" w:rsidDel="00CE441E">
          <w:rPr>
            <w:rFonts w:ascii="Times New Roman" w:hAnsi="Times New Roman"/>
            <w:color w:val="000000"/>
            <w:sz w:val="24"/>
            <w:szCs w:val="24"/>
            <w:lang w:val="en-US"/>
          </w:rPr>
          <w:delText xml:space="preserve">S1 </w:delText>
        </w:r>
      </w:del>
      <w:del w:id="20" w:author="Sonia Kéfi" w:date="2016-05-24T23:45:00Z">
        <w:r w:rsidRPr="00DF7EE8" w:rsidDel="00B1332B">
          <w:rPr>
            <w:rFonts w:ascii="Times New Roman" w:hAnsi="Times New Roman"/>
            <w:color w:val="000000"/>
            <w:sz w:val="24"/>
            <w:szCs w:val="24"/>
            <w:lang w:val="en-US"/>
          </w:rPr>
          <w:delText>displays</w:delText>
        </w:r>
        <w:r w:rsidDel="00B1332B">
          <w:rPr>
            <w:rFonts w:ascii="Times New Roman" w:hAnsi="Times New Roman"/>
            <w:color w:val="000000"/>
            <w:sz w:val="24"/>
            <w:szCs w:val="24"/>
            <w:lang w:val="en-US"/>
          </w:rPr>
          <w:delText xml:space="preserve"> the</w:delText>
        </w:r>
        <w:r w:rsidRPr="00DF7EE8" w:rsidDel="00B1332B">
          <w:rPr>
            <w:rFonts w:ascii="Times New Roman" w:hAnsi="Times New Roman"/>
            <w:color w:val="000000"/>
            <w:sz w:val="24"/>
            <w:szCs w:val="24"/>
            <w:lang w:val="en-US"/>
          </w:rPr>
          <w:delText xml:space="preserve"> number of pairwise interactions</w:delText>
        </w:r>
        <w:r w:rsidDel="00B1332B">
          <w:rPr>
            <w:rFonts w:ascii="Times New Roman" w:hAnsi="Times New Roman"/>
            <w:color w:val="000000"/>
            <w:sz w:val="24"/>
            <w:szCs w:val="24"/>
            <w:lang w:val="en-US"/>
          </w:rPr>
          <w:delText xml:space="preserve"> observed</w:delText>
        </w:r>
        <w:r w:rsidRPr="00DF7EE8" w:rsidDel="00B1332B">
          <w:rPr>
            <w:rFonts w:ascii="Times New Roman" w:hAnsi="Times New Roman"/>
            <w:color w:val="000000"/>
            <w:sz w:val="24"/>
            <w:szCs w:val="24"/>
            <w:lang w:val="en-US"/>
          </w:rPr>
          <w:delText xml:space="preserve"> in the Chilean web for all possible types of multiplex links between a given pair of species. </w:delText>
        </w:r>
      </w:del>
    </w:p>
    <w:p w14:paraId="4E295B44" w14:textId="77777777" w:rsidR="00DF7EE8" w:rsidRPr="00DF7EE8" w:rsidDel="00EE656E" w:rsidRDefault="00DF7EE8" w:rsidP="00DF7EE8">
      <w:pPr>
        <w:jc w:val="both"/>
        <w:rPr>
          <w:del w:id="21" w:author="Sonia Kéfi" w:date="2016-05-24T23:40:00Z"/>
          <w:rFonts w:ascii="Times New Roman" w:hAnsi="Times New Roman"/>
          <w:sz w:val="24"/>
          <w:szCs w:val="24"/>
          <w:lang w:val="en-US"/>
        </w:rPr>
      </w:pPr>
    </w:p>
    <w:p w14:paraId="52476A20" w14:textId="5BF6AAAB" w:rsidR="00FB2C26" w:rsidRPr="00202899" w:rsidDel="00B1332B" w:rsidRDefault="00202899">
      <w:pPr>
        <w:jc w:val="both"/>
        <w:rPr>
          <w:del w:id="22" w:author="Sonia Kéfi" w:date="2016-05-24T23:45:00Z"/>
          <w:rFonts w:ascii="Times New Roman" w:hAnsi="Times New Roman"/>
          <w:sz w:val="24"/>
          <w:szCs w:val="24"/>
          <w:lang w:val="en-US"/>
        </w:rPr>
        <w:pPrChange w:id="23" w:author="Sonia Kéfi" w:date="2016-05-24T23:40:00Z">
          <w:pPr>
            <w:jc w:val="center"/>
          </w:pPr>
        </w:pPrChange>
      </w:pPr>
      <w:del w:id="24" w:author="Sonia Kéfi" w:date="2016-05-24T23:40:00Z">
        <w:r w:rsidDel="00EE656E">
          <w:rPr>
            <w:noProof/>
            <w:lang w:eastAsia="fr-FR"/>
          </w:rPr>
          <w:drawing>
            <wp:inline distT="0" distB="0" distL="0" distR="0" wp14:anchorId="7B32420A" wp14:editId="55A8953B">
              <wp:extent cx="3532385" cy="3960000"/>
              <wp:effectExtent l="0" t="0" r="0"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yads_counts.jpg"/>
                      <pic:cNvPicPr/>
                    </pic:nvPicPr>
                    <pic:blipFill rotWithShape="1">
                      <a:blip r:embed="rId8" cstate="print">
                        <a:extLst>
                          <a:ext uri="{28A0092B-C50C-407E-A947-70E740481C1C}">
                            <a14:useLocalDpi xmlns:a14="http://schemas.microsoft.com/office/drawing/2010/main" val="0"/>
                          </a:ext>
                        </a:extLst>
                      </a:blip>
                      <a:srcRect t="6723" b="7022"/>
                      <a:stretch/>
                    </pic:blipFill>
                    <pic:spPr bwMode="auto">
                      <a:xfrm>
                        <a:off x="0" y="0"/>
                        <a:ext cx="3532385" cy="39600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del>
    </w:p>
    <w:p w14:paraId="00DF1AAE" w14:textId="466E7D29" w:rsidR="00AA3403" w:rsidRDefault="00FB2C26" w:rsidP="00DF7EE8">
      <w:pPr>
        <w:rPr>
          <w:rFonts w:ascii="Times New Roman" w:hAnsi="Times New Roman"/>
          <w:i/>
          <w:sz w:val="20"/>
          <w:szCs w:val="20"/>
          <w:lang w:val="en-US"/>
        </w:rPr>
      </w:pPr>
      <w:del w:id="25" w:author="Sonia Kéfi" w:date="2016-05-24T23:17:00Z">
        <w:r w:rsidRPr="00481218" w:rsidDel="00AA50AA">
          <w:rPr>
            <w:rFonts w:ascii="Times New Roman" w:hAnsi="Times New Roman"/>
            <w:b/>
            <w:i/>
            <w:lang w:val="en-US"/>
          </w:rPr>
          <w:delText>Figure</w:delText>
        </w:r>
        <w:r w:rsidR="00F205D8" w:rsidRPr="00481218" w:rsidDel="00AA50AA">
          <w:rPr>
            <w:rFonts w:ascii="Times New Roman" w:hAnsi="Times New Roman"/>
            <w:b/>
            <w:i/>
            <w:lang w:val="en-US"/>
          </w:rPr>
          <w:delText xml:space="preserve"> S1.</w:delText>
        </w:r>
        <w:r w:rsidRPr="00481218" w:rsidDel="00AA50AA">
          <w:rPr>
            <w:rFonts w:ascii="Times New Roman" w:hAnsi="Times New Roman"/>
            <w:i/>
            <w:lang w:val="en-US"/>
          </w:rPr>
          <w:delText xml:space="preserve"> Observed number of pairwise multiplex links in the Chilean web. </w:delText>
        </w:r>
        <w:r w:rsidRPr="00481218" w:rsidDel="00AA50AA">
          <w:rPr>
            <w:rFonts w:ascii="Times New Roman" w:eastAsia="Times New Roman" w:hAnsi="Times New Roman"/>
            <w:i/>
            <w:lang w:val="en-US"/>
          </w:rPr>
          <w:delText xml:space="preserve">Nodes in black indicate species. </w:delText>
        </w:r>
        <w:r w:rsidR="00953BA4" w:rsidRPr="00481218" w:rsidDel="00AA50AA">
          <w:rPr>
            <w:rFonts w:ascii="Times New Roman" w:eastAsia="Times New Roman" w:hAnsi="Times New Roman"/>
            <w:i/>
            <w:lang w:val="en-US"/>
          </w:rPr>
          <w:delText xml:space="preserve">2596 possible pairs of species in the web are not linked. </w:delText>
        </w:r>
        <w:r w:rsidRPr="00481218" w:rsidDel="00AA50AA">
          <w:rPr>
            <w:rFonts w:ascii="Times New Roman" w:hAnsi="Times New Roman"/>
            <w:i/>
            <w:lang w:val="en-US"/>
          </w:rPr>
          <w:delText>Edges are blue, red and gray for trophic, positive and negative</w:delText>
        </w:r>
        <w:r w:rsidR="00854FCD" w:rsidRPr="00481218" w:rsidDel="00AA50AA">
          <w:rPr>
            <w:rFonts w:ascii="Times New Roman" w:hAnsi="Times New Roman"/>
            <w:i/>
            <w:lang w:val="en-US"/>
          </w:rPr>
          <w:delText xml:space="preserve"> non-trophic</w:delText>
        </w:r>
        <w:r w:rsidRPr="00481218" w:rsidDel="00AA50AA">
          <w:rPr>
            <w:rFonts w:ascii="Times New Roman" w:hAnsi="Times New Roman"/>
            <w:i/>
            <w:lang w:val="en-US"/>
          </w:rPr>
          <w:delText xml:space="preserve"> interactions respectively.</w:delText>
        </w:r>
        <w:r w:rsidR="00F205D8" w:rsidRPr="00481218" w:rsidDel="00AA50AA">
          <w:rPr>
            <w:rFonts w:ascii="Times New Roman" w:hAnsi="Times New Roman"/>
            <w:i/>
            <w:lang w:val="en-US"/>
          </w:rPr>
          <w:delText xml:space="preserve"> </w:delText>
        </w:r>
      </w:del>
    </w:p>
    <w:p w14:paraId="5025E8EF" w14:textId="23E58052" w:rsidR="00127434" w:rsidRPr="00A50685" w:rsidRDefault="004E57B0" w:rsidP="00A50685">
      <w:pPr>
        <w:pStyle w:val="Pardeliste"/>
        <w:numPr>
          <w:ilvl w:val="0"/>
          <w:numId w:val="3"/>
        </w:numPr>
        <w:suppressAutoHyphens w:val="0"/>
        <w:spacing w:after="0"/>
        <w:rPr>
          <w:rFonts w:ascii="Times New Roman" w:hAnsi="Times New Roman"/>
          <w:b/>
          <w:color w:val="000000"/>
          <w:sz w:val="32"/>
          <w:szCs w:val="32"/>
          <w:lang w:val="en-US"/>
        </w:rPr>
      </w:pPr>
      <w:r w:rsidRPr="00A50685">
        <w:rPr>
          <w:rFonts w:ascii="Times New Roman" w:hAnsi="Times New Roman"/>
          <w:b/>
          <w:color w:val="000000"/>
          <w:sz w:val="32"/>
          <w:szCs w:val="32"/>
          <w:lang w:val="en-US"/>
        </w:rPr>
        <w:t>The multiplex probabilistic clustering algorithm</w:t>
      </w:r>
    </w:p>
    <w:p w14:paraId="58BE28F5" w14:textId="77777777" w:rsidR="00CC37F4" w:rsidRDefault="00CC37F4" w:rsidP="00CC37F4">
      <w:pPr>
        <w:pStyle w:val="Default"/>
        <w:spacing w:line="240" w:lineRule="auto"/>
        <w:jc w:val="both"/>
        <w:rPr>
          <w:ins w:id="26" w:author="Sonia Kéfi" w:date="2016-04-29T17:34:00Z"/>
          <w:rFonts w:ascii="Times New Roman" w:hAnsi="Times New Roman"/>
          <w:sz w:val="24"/>
          <w:szCs w:val="24"/>
          <w:highlight w:val="cyan"/>
          <w:lang w:val="en-US"/>
        </w:rPr>
      </w:pPr>
    </w:p>
    <w:p w14:paraId="396D8B79" w14:textId="6AB33A51" w:rsidR="00C804AB" w:rsidDel="00B1332B" w:rsidRDefault="00E753B8">
      <w:pPr>
        <w:pStyle w:val="Default"/>
        <w:spacing w:line="240" w:lineRule="auto"/>
        <w:jc w:val="both"/>
        <w:rPr>
          <w:del w:id="27" w:author="Sonia Kéfi" w:date="2016-05-24T23:48:00Z"/>
          <w:rFonts w:ascii="Times New Roman" w:hAnsi="Times New Roman"/>
          <w:sz w:val="24"/>
          <w:szCs w:val="24"/>
          <w:lang w:val="en-US"/>
        </w:rPr>
        <w:pPrChange w:id="28" w:author="Sonia Kéfi" w:date="2016-05-24T23:48:00Z">
          <w:pPr>
            <w:pStyle w:val="Default"/>
            <w:spacing w:after="0" w:line="240" w:lineRule="auto"/>
            <w:jc w:val="both"/>
          </w:pPr>
        </w:pPrChange>
      </w:pPr>
      <w:ins w:id="29" w:author="Sonia Kéfi" w:date="2016-04-29T17:56:00Z">
        <w:r>
          <w:rPr>
            <w:rFonts w:ascii="Times New Roman" w:hAnsi="Times New Roman"/>
            <w:sz w:val="24"/>
            <w:szCs w:val="24"/>
            <w:lang w:val="en-US"/>
          </w:rPr>
          <w:t>In</w:t>
        </w:r>
      </w:ins>
      <w:ins w:id="30" w:author="Sonia Kéfi" w:date="2016-04-29T11:20:00Z">
        <w:r w:rsidR="00C804AB" w:rsidRPr="00E753B8">
          <w:rPr>
            <w:rFonts w:ascii="Times New Roman" w:hAnsi="Times New Roman"/>
            <w:sz w:val="24"/>
            <w:szCs w:val="24"/>
            <w:lang w:val="en-US"/>
          </w:rPr>
          <w:t xml:space="preserve"> most existing methods based on block modelling </w:t>
        </w:r>
        <w:r w:rsidR="00C804AB" w:rsidRPr="00E753B8">
          <w:rPr>
            <w:rFonts w:ascii="Times New Roman" w:hAnsi="Times New Roman"/>
            <w:sz w:val="24"/>
            <w:szCs w:val="24"/>
            <w:lang w:val="en-US"/>
          </w:rPr>
          <w:fldChar w:fldCharType="begin"/>
        </w:r>
      </w:ins>
      <w:ins w:id="31" w:author="Sonia Kéfi" w:date="2016-04-29T18:12:00Z">
        <w:r w:rsidR="007754C0">
          <w:rPr>
            <w:rFonts w:ascii="Times New Roman" w:hAnsi="Times New Roman"/>
            <w:sz w:val="24"/>
            <w:szCs w:val="24"/>
            <w:lang w:val="en-US"/>
          </w:rPr>
          <w:instrText xml:space="preserve"> ADDIN ZOTERO_ITEM CSL_CITATION {"citationID":"1q3g119l6d","properties":{"formattedCitation":"{\\rtf [1\\uc0\\u8211{}3]}","plainCitation":"[1–3]"},"citationItems":[{"id":839,"uris":["http://zotero.org/users/745137/items/PS84WBVA"],"uri":["http://zotero.org/users/745137/items/PS84WBVA"],"itemData":{"id":839,"type":"book","title":"Generalized Blockmodeling","publisher":"Cambridge University Press","number-of-pages":"402","abstract":"This book provides an integrated treatment of blockmodeling, the most frequently used technique in social network analysis. It secures its mathematical foundations and then generalizes blockmodeling for the analysis of many network structures. Also provid","ISBN":"978-0-521-84085-9","author":[{"family":"Doreian","given":"Patrick"},{"family":"Batagelj","given":"Vladimir"},{"family":"Ferligoj","given":"Anuska"}],"issued":{"date-parts":[["2004"]]},"accessed":{"date-parts":[["2016",4,28]]}},"label":"page"},{"id":834,"uris":["http://zotero.org/users/745137/items/5XD9QWPI"],"uri":["http://zotero.org/users/745137/items/5XD9QWPI"],"itemData":{"id":834,"type":"article-journal","title":"Social Structure from Multiple Networks. I. Blockmodels of Roles and Positions","container-title":"American Journal of Sociology","page":"730-780","volume":"81","issue":"4","source":"JSTOR","abstract":"Networks of several distinct types of social tie are aggregated by a dual model that partitions a population while simultaneously identifying patterns of relations. Concepts and algorithms are demonstrated in five case studies involving up to 100 persons and up to eight types of tie, over as many as 15 time periods. In each case the model identifies a concrete social structure. Role and position concepts are then identified and interpreted in terms of these new models of concrete social structure. Part II, to be published in the May issue of this Journal (Boorman and White 1976), will show how the operational meaning of role structures in small populations can be generated from the sociometric blockmodels of Part I.","ISSN":"0002-9602","journalAbbreviation":"American Journal of Sociology","author":[{"family":"White","given":"Harrison C."},{"family":"Boorman","given":"Scott A."},{"family":"Breiger","given":"Ronald L."}],"issued":{"date-parts":[["1976"]]}},"label":"page"},{"id":836,"uris":["http://zotero.org/users/745137/items/JS7NI6S3"],"uri":["http://zotero.org/users/745137/items/JS7NI6S3"],"itemData":{"id":836,"type":"paper-conference","title":"An Approach for the Blockmodeling in Multi-Relational Networks","container-title":"2012 IEEE/ACM International Conference on Advances in Social Networks Analysis and Mining (ASONAM)","page":"591-598","source":"IEEE Xplore","event":"2012 IEEE/ACM International Conference on Advances in Social Networks Analysis and Mining (ASONAM)","abstract":"In this paper we introduce a direct approach for Block modeling in multi-relational networks inspired by the Pajek-Approach. In this article the direct Block modeling-method is presented for two-relational networks and evaluated statistically compared to indirect approaches. In addition we apply the method to the \"Krackhardt`s High-tech Managers\" dataset to show the feasibility of the approach and present a different interpretation proposal for this well known data set.","DOI":"10.1109/ASONAM.2012.100","author":[{"family":"Harrer","given":"A."},{"family":"Schmidt","given":"A."}],"issued":{"date-parts":[["2012",8]]}},"label":"page"}],"schema":"https://github.com/citation-style-language/schema/raw/master/csl-citation.json"} </w:instrText>
        </w:r>
      </w:ins>
      <w:ins w:id="32" w:author="Sonia Kéfi" w:date="2016-04-29T11:20:00Z">
        <w:r w:rsidR="00C804AB" w:rsidRPr="00E753B8">
          <w:rPr>
            <w:rFonts w:ascii="Times New Roman" w:hAnsi="Times New Roman"/>
            <w:sz w:val="24"/>
            <w:szCs w:val="24"/>
            <w:lang w:val="en-US"/>
          </w:rPr>
          <w:fldChar w:fldCharType="separate"/>
        </w:r>
      </w:ins>
      <w:ins w:id="33" w:author="Sonia Kéfi" w:date="2016-04-29T18:12:00Z">
        <w:r w:rsidR="007754C0" w:rsidRPr="00131987">
          <w:rPr>
            <w:rFonts w:ascii="Times New Roman" w:eastAsia="Times New Roman" w:hAnsi="Times New Roman"/>
            <w:color w:val="000080"/>
            <w:sz w:val="24"/>
          </w:rPr>
          <w:t>[1–3]</w:t>
        </w:r>
      </w:ins>
      <w:ins w:id="34" w:author="Sonia Kéfi" w:date="2016-04-29T11:20:00Z">
        <w:r w:rsidR="00C804AB" w:rsidRPr="00E753B8">
          <w:rPr>
            <w:rFonts w:ascii="Times New Roman" w:hAnsi="Times New Roman"/>
            <w:sz w:val="24"/>
            <w:szCs w:val="24"/>
            <w:lang w:val="en-US"/>
          </w:rPr>
          <w:fldChar w:fldCharType="end"/>
        </w:r>
        <w:r w:rsidR="00C804AB" w:rsidRPr="00E753B8">
          <w:rPr>
            <w:rFonts w:ascii="Times New Roman" w:hAnsi="Times New Roman"/>
            <w:sz w:val="24"/>
            <w:szCs w:val="24"/>
            <w:lang w:val="en-US"/>
          </w:rPr>
          <w:t xml:space="preserve">, deterministic approaches have been used (i.e. partitioning algorithms to find blocks that minimize some criteria); in other terms, these studies did not assume a probabilistic model. The novelty of our approach here is not really in the model itself but </w:t>
        </w:r>
        <w:r w:rsidR="00D04FC1">
          <w:rPr>
            <w:rFonts w:ascii="Times New Roman" w:hAnsi="Times New Roman"/>
            <w:sz w:val="24"/>
            <w:szCs w:val="24"/>
            <w:lang w:val="en-US"/>
          </w:rPr>
          <w:t>in the idea of applying stochastic block models</w:t>
        </w:r>
        <w:r w:rsidR="00C804AB" w:rsidRPr="00E753B8">
          <w:rPr>
            <w:rFonts w:ascii="Times New Roman" w:hAnsi="Times New Roman"/>
            <w:sz w:val="24"/>
            <w:szCs w:val="24"/>
            <w:lang w:val="en-US"/>
          </w:rPr>
          <w:t xml:space="preserve"> 1/ on an ecological data set (although a first stone was proposed in </w:t>
        </w:r>
        <w:r w:rsidR="00C804AB" w:rsidRPr="00E753B8">
          <w:rPr>
            <w:rFonts w:ascii="Times New Roman" w:hAnsi="Times New Roman"/>
            <w:sz w:val="24"/>
            <w:szCs w:val="24"/>
            <w:lang w:val="en-US"/>
          </w:rPr>
          <w:fldChar w:fldCharType="begin"/>
        </w:r>
      </w:ins>
      <w:ins w:id="35" w:author="Sonia Kéfi" w:date="2016-04-29T18:12:00Z">
        <w:r w:rsidR="007754C0">
          <w:rPr>
            <w:rFonts w:ascii="Times New Roman" w:hAnsi="Times New Roman"/>
            <w:sz w:val="24"/>
            <w:szCs w:val="24"/>
            <w:lang w:val="en-US"/>
          </w:rPr>
          <w:instrText xml:space="preserve"> ADDIN ZOTERO_ITEM CSL_CITATION {"citationID":"2b26shkeui","properties":{"formattedCitation":"[4]","plainCitation":"[4]"},"citationItems":[{"id":278,"uris":["http://zotero.org/users/745137/items/SJWQW4VB"],"uri":["http://zotero.org/users/745137/items/SJWQW4VB"],"itemData":{"id":278,"type":"article-journal","title":"Uncovering latent structure in valued graphs: A variational approach","container-title":"The Annals of Applied Statistics","page":"715-742","volume":"4","issue":"2","source":"Project Euclid","abstract":"As more and more network-structured data sets are available, the statistical analysis of valued graphs has become common place. Looking for a latent structure is one of the many strategies used to better understand the behavior of a network. Several methods already exist for the binary case. We present a model-based strategy to uncover groups of nodes in valued graphs. This framework can be used for a wide span of parametric random graphs models and allows to include covariates. Variational tools allow us to achieve approximate maximum likelihood estimation of the parameters of these models. We provide a simulation study showing that our estimation method performs well over a broad range of situations. We apply this method to analyze host–parasite interaction networks in forest ecosystems.","DOI":"10.1214/10-AOAS361","ISSN":"1932-6157, 1941-7330","note":"MR: MR2758646","shortTitle":"Uncovering latent structure in valued graphs","journalAbbreviation":"Ann. Appl. Stat.","language":"EN","author":[{"family":"Mariadassou","given":"Mahendra"},{"family":"Robin","given":"Stéphane"},{"family":"Vacher","given":"Corinne"}],"issued":{"date-parts":[["2010",6]]}}}],"schema":"https://github.com/citation-style-language/schema/raw/master/csl-citation.json"} </w:instrText>
        </w:r>
      </w:ins>
      <w:ins w:id="36" w:author="Sonia Kéfi" w:date="2016-04-29T11:20:00Z">
        <w:r w:rsidR="00C804AB" w:rsidRPr="00E753B8">
          <w:rPr>
            <w:rFonts w:ascii="Times New Roman" w:hAnsi="Times New Roman"/>
            <w:sz w:val="24"/>
            <w:szCs w:val="24"/>
            <w:lang w:val="en-US"/>
          </w:rPr>
          <w:fldChar w:fldCharType="separate"/>
        </w:r>
      </w:ins>
      <w:ins w:id="37" w:author="Sonia Kéfi" w:date="2016-04-29T18:12:00Z">
        <w:r w:rsidR="007754C0">
          <w:rPr>
            <w:rFonts w:ascii="Times New Roman" w:hAnsi="Times New Roman"/>
            <w:noProof/>
            <w:sz w:val="24"/>
            <w:szCs w:val="24"/>
            <w:lang w:val="en-US"/>
          </w:rPr>
          <w:t>[4]</w:t>
        </w:r>
      </w:ins>
      <w:ins w:id="38" w:author="Sonia Kéfi" w:date="2016-04-29T11:20:00Z">
        <w:r w:rsidR="00C804AB" w:rsidRPr="00E753B8">
          <w:rPr>
            <w:rFonts w:ascii="Times New Roman" w:hAnsi="Times New Roman"/>
            <w:sz w:val="24"/>
            <w:szCs w:val="24"/>
            <w:lang w:val="en-US"/>
          </w:rPr>
          <w:fldChar w:fldCharType="end"/>
        </w:r>
        <w:r w:rsidR="00C804AB" w:rsidRPr="00E753B8">
          <w:rPr>
            <w:rFonts w:ascii="Times New Roman" w:hAnsi="Times New Roman"/>
            <w:sz w:val="24"/>
            <w:szCs w:val="24"/>
            <w:lang w:val="en-US"/>
          </w:rPr>
          <w:t>) and 2/ for multiplex networks. We chose a model-based approach because 1/ the use of probability distributions (3D Bernouilli in our case) allows to account for the randomness and the variability of the network, in the sense that this is less stiff than exact partitioning approaches and it is more robust to potential errors (spurious or missing links), 2/ we can apply model selection theory in this framework for the choice of the number of clusters (still an open question for k-means method for instance), 3/ we can plug probability distributions that rely on covariates such as phenotypic (body size,...), space or phylogenetic information.</w:t>
        </w:r>
      </w:ins>
    </w:p>
    <w:p w14:paraId="42E10A2D" w14:textId="2E7287AB" w:rsidR="00A131B2" w:rsidRPr="005956E7" w:rsidDel="00B1332B" w:rsidRDefault="00A131B2">
      <w:pPr>
        <w:pStyle w:val="Default"/>
        <w:spacing w:after="0" w:line="240" w:lineRule="auto"/>
        <w:jc w:val="both"/>
        <w:rPr>
          <w:del w:id="39" w:author="Sonia Kéfi" w:date="2016-05-24T23:48:00Z"/>
          <w:rFonts w:ascii="Times New Roman" w:hAnsi="Times New Roman"/>
          <w:sz w:val="24"/>
          <w:szCs w:val="24"/>
          <w:lang w:val="en-US"/>
        </w:rPr>
      </w:pPr>
    </w:p>
    <w:p w14:paraId="1C4C09AB" w14:textId="51604FF0" w:rsidR="0098720B" w:rsidRPr="005956E7" w:rsidDel="00B1332B" w:rsidRDefault="0098720B">
      <w:pPr>
        <w:pStyle w:val="Default"/>
        <w:spacing w:after="0" w:line="240" w:lineRule="auto"/>
        <w:jc w:val="both"/>
        <w:rPr>
          <w:del w:id="40" w:author="Sonia Kéfi" w:date="2016-05-24T23:48:00Z"/>
          <w:rFonts w:ascii="Times New Roman" w:hAnsi="Times New Roman"/>
          <w:sz w:val="24"/>
          <w:szCs w:val="24"/>
          <w:lang w:val="en-US"/>
        </w:rPr>
        <w:pPrChange w:id="41" w:author="Sonia Kéfi" w:date="2016-05-24T23:48:00Z">
          <w:pPr>
            <w:pStyle w:val="Default"/>
            <w:spacing w:after="0" w:line="240" w:lineRule="auto"/>
            <w:jc w:val="center"/>
          </w:pPr>
        </w:pPrChange>
      </w:pPr>
      <w:del w:id="42" w:author="Sonia Kéfi" w:date="2016-05-24T23:48:00Z">
        <w:r w:rsidRPr="005956E7" w:rsidDel="00B1332B">
          <w:rPr>
            <w:rFonts w:ascii="Times New Roman" w:hAnsi="Times New Roman"/>
            <w:noProof/>
            <w:sz w:val="24"/>
            <w:szCs w:val="24"/>
            <w:lang w:eastAsia="fr-FR"/>
            <w:rPrChange w:id="43" w:author="Unknown">
              <w:rPr>
                <w:noProof/>
                <w:lang w:eastAsia="fr-FR"/>
              </w:rPr>
            </w:rPrChange>
          </w:rPr>
          <w:drawing>
            <wp:inline distT="0" distB="0" distL="0" distR="0" wp14:anchorId="283D4E7E" wp14:editId="76E79CAD">
              <wp:extent cx="3881128" cy="3600000"/>
              <wp:effectExtent l="0" t="0" r="508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L.png"/>
                      <pic:cNvPicPr/>
                    </pic:nvPicPr>
                    <pic:blipFill>
                      <a:blip r:embed="rId9">
                        <a:extLst>
                          <a:ext uri="{28A0092B-C50C-407E-A947-70E740481C1C}">
                            <a14:useLocalDpi xmlns:a14="http://schemas.microsoft.com/office/drawing/2010/main" val="0"/>
                          </a:ext>
                        </a:extLst>
                      </a:blip>
                      <a:stretch>
                        <a:fillRect/>
                      </a:stretch>
                    </pic:blipFill>
                    <pic:spPr>
                      <a:xfrm>
                        <a:off x="0" y="0"/>
                        <a:ext cx="3881128" cy="3600000"/>
                      </a:xfrm>
                      <a:prstGeom prst="rect">
                        <a:avLst/>
                      </a:prstGeom>
                    </pic:spPr>
                  </pic:pic>
                </a:graphicData>
              </a:graphic>
            </wp:inline>
          </w:drawing>
        </w:r>
      </w:del>
    </w:p>
    <w:p w14:paraId="5EA5804B" w14:textId="7ACB7778" w:rsidR="0098720B" w:rsidRPr="005956E7" w:rsidDel="00B1332B" w:rsidRDefault="0098720B">
      <w:pPr>
        <w:pStyle w:val="Default"/>
        <w:spacing w:after="0" w:line="240" w:lineRule="auto"/>
        <w:jc w:val="both"/>
        <w:rPr>
          <w:del w:id="44" w:author="Sonia Kéfi" w:date="2016-05-24T23:48:00Z"/>
          <w:rFonts w:ascii="Times New Roman" w:hAnsi="Times New Roman"/>
          <w:b/>
          <w:sz w:val="24"/>
          <w:szCs w:val="24"/>
          <w:lang w:val="en-US"/>
        </w:rPr>
      </w:pPr>
    </w:p>
    <w:p w14:paraId="420916B0" w14:textId="1120226F" w:rsidR="00366DF7" w:rsidRPr="00481218" w:rsidDel="00CE441E" w:rsidRDefault="00F205D8">
      <w:pPr>
        <w:pStyle w:val="Default"/>
        <w:spacing w:after="0" w:line="240" w:lineRule="auto"/>
        <w:jc w:val="both"/>
        <w:rPr>
          <w:del w:id="45" w:author="Sonia Kéfi" w:date="2016-05-24T23:22:00Z"/>
          <w:rFonts w:ascii="Times New Roman" w:hAnsi="Times New Roman"/>
          <w:i/>
          <w:lang w:val="en-US"/>
        </w:rPr>
        <w:pPrChange w:id="46" w:author="Sonia Kéfi" w:date="2016-05-24T23:48:00Z">
          <w:pPr>
            <w:pStyle w:val="Default"/>
            <w:spacing w:after="0" w:line="240" w:lineRule="auto"/>
          </w:pPr>
        </w:pPrChange>
      </w:pPr>
      <w:del w:id="47" w:author="Sonia Kéfi" w:date="2016-05-24T23:22:00Z">
        <w:r w:rsidRPr="00481218" w:rsidDel="00CE441E">
          <w:rPr>
            <w:rFonts w:ascii="Times New Roman" w:hAnsi="Times New Roman"/>
            <w:b/>
            <w:i/>
            <w:lang w:val="en-US"/>
          </w:rPr>
          <w:delText>Figure S2</w:delText>
        </w:r>
        <w:r w:rsidR="0098720B" w:rsidRPr="00481218" w:rsidDel="00CE441E">
          <w:rPr>
            <w:rFonts w:ascii="Times New Roman" w:hAnsi="Times New Roman"/>
            <w:b/>
            <w:i/>
            <w:lang w:val="en-US"/>
          </w:rPr>
          <w:delText xml:space="preserve">. </w:delText>
        </w:r>
        <w:r w:rsidR="0098720B" w:rsidRPr="00481218" w:rsidDel="00CE441E">
          <w:rPr>
            <w:rFonts w:ascii="Times New Roman" w:hAnsi="Times New Roman"/>
            <w:i/>
            <w:lang w:val="en-US"/>
          </w:rPr>
          <w:delText xml:space="preserve">Model log-likelihood (black) and ICL </w:delText>
        </w:r>
        <w:r w:rsidR="005956E7" w:rsidRPr="00481218" w:rsidDel="00CE441E">
          <w:rPr>
            <w:rFonts w:ascii="Times New Roman" w:hAnsi="Times New Roman"/>
            <w:i/>
            <w:lang w:val="en-US"/>
          </w:rPr>
          <w:delText>criterion</w:delText>
        </w:r>
        <w:r w:rsidR="0098720B" w:rsidRPr="00481218" w:rsidDel="00CE441E">
          <w:rPr>
            <w:rFonts w:ascii="Times New Roman" w:hAnsi="Times New Roman"/>
            <w:i/>
            <w:lang w:val="en-US"/>
          </w:rPr>
          <w:delText xml:space="preserve"> (red) for the Chilean web. Dashed line show the ICL maximum for Q=14 clusters.</w:delText>
        </w:r>
      </w:del>
    </w:p>
    <w:p w14:paraId="4307218D" w14:textId="77777777" w:rsidR="00366DF7" w:rsidRDefault="00366DF7">
      <w:pPr>
        <w:pStyle w:val="Default"/>
        <w:spacing w:after="0" w:line="240" w:lineRule="auto"/>
        <w:jc w:val="both"/>
        <w:rPr>
          <w:ins w:id="48" w:author="Sonia Kéfi" w:date="2016-04-04T09:15:00Z"/>
          <w:rFonts w:ascii="Times New Roman" w:hAnsi="Times New Roman"/>
          <w:i/>
          <w:sz w:val="20"/>
          <w:szCs w:val="20"/>
          <w:lang w:val="en-US"/>
        </w:rPr>
        <w:pPrChange w:id="49" w:author="Sonia Kéfi" w:date="2016-05-24T23:48:00Z">
          <w:pPr>
            <w:pStyle w:val="Default"/>
            <w:spacing w:after="0" w:line="240" w:lineRule="auto"/>
          </w:pPr>
        </w:pPrChange>
      </w:pPr>
    </w:p>
    <w:p w14:paraId="5DFF87C9" w14:textId="77777777" w:rsidR="001E6736" w:rsidRDefault="001E6736" w:rsidP="00366DF7">
      <w:pPr>
        <w:pStyle w:val="Default"/>
        <w:spacing w:after="0" w:line="240" w:lineRule="auto"/>
        <w:rPr>
          <w:ins w:id="50" w:author="Sonia Kéfi" w:date="2016-04-28T13:49:00Z"/>
          <w:rFonts w:ascii="Times New Roman" w:hAnsi="Times New Roman"/>
          <w:i/>
          <w:sz w:val="20"/>
          <w:szCs w:val="20"/>
          <w:lang w:val="en-US"/>
        </w:rPr>
      </w:pPr>
    </w:p>
    <w:p w14:paraId="4FA2F000" w14:textId="77777777" w:rsidR="001E6736" w:rsidRDefault="001E6736" w:rsidP="00366DF7">
      <w:pPr>
        <w:pStyle w:val="Default"/>
        <w:spacing w:after="0" w:line="240" w:lineRule="auto"/>
        <w:rPr>
          <w:rFonts w:ascii="Times New Roman" w:hAnsi="Times New Roman"/>
          <w:i/>
          <w:sz w:val="20"/>
          <w:szCs w:val="20"/>
          <w:lang w:val="en-US"/>
        </w:rPr>
      </w:pPr>
    </w:p>
    <w:p w14:paraId="0E7F4AA4" w14:textId="3C0755FE" w:rsidR="009106D1" w:rsidRPr="00A50685" w:rsidRDefault="00472AF6" w:rsidP="009106D1">
      <w:pPr>
        <w:pStyle w:val="Default"/>
        <w:spacing w:after="0" w:line="240" w:lineRule="auto"/>
        <w:jc w:val="both"/>
        <w:rPr>
          <w:rFonts w:ascii="Times New Roman" w:hAnsi="Times New Roman"/>
          <w:sz w:val="24"/>
          <w:szCs w:val="24"/>
          <w:lang w:val="en-US" w:eastAsia="fr-FR"/>
        </w:rPr>
      </w:pPr>
      <w:r w:rsidRPr="00A50685">
        <w:rPr>
          <w:rFonts w:ascii="Times New Roman" w:hAnsi="Times New Roman"/>
          <w:b/>
          <w:sz w:val="24"/>
          <w:szCs w:val="24"/>
          <w:lang w:val="en-US" w:eastAsia="fr-FR"/>
        </w:rPr>
        <w:t>Robustness of the clusters to species extinctions</w:t>
      </w:r>
    </w:p>
    <w:p w14:paraId="1F298C3A" w14:textId="77777777" w:rsidR="009106D1" w:rsidRPr="00A50685" w:rsidRDefault="009106D1" w:rsidP="009106D1">
      <w:pPr>
        <w:pStyle w:val="Default"/>
        <w:spacing w:after="0" w:line="240" w:lineRule="auto"/>
        <w:jc w:val="both"/>
        <w:rPr>
          <w:rFonts w:ascii="Times New Roman" w:hAnsi="Times New Roman"/>
          <w:sz w:val="24"/>
          <w:szCs w:val="24"/>
          <w:lang w:val="en-US" w:eastAsia="fr-FR"/>
        </w:rPr>
      </w:pPr>
    </w:p>
    <w:p w14:paraId="61CE793E" w14:textId="0A32B835" w:rsidR="009106D1" w:rsidRDefault="009106D1" w:rsidP="009106D1">
      <w:pPr>
        <w:pStyle w:val="Default"/>
        <w:spacing w:after="0" w:line="240" w:lineRule="auto"/>
        <w:jc w:val="both"/>
        <w:rPr>
          <w:rFonts w:ascii="Times New Roman" w:hAnsi="Times New Roman"/>
          <w:sz w:val="24"/>
          <w:szCs w:val="24"/>
          <w:lang w:val="en-US"/>
        </w:rPr>
      </w:pPr>
      <w:r w:rsidRPr="00A50685">
        <w:rPr>
          <w:rFonts w:ascii="Times New Roman" w:hAnsi="Times New Roman"/>
          <w:sz w:val="24"/>
          <w:szCs w:val="24"/>
          <w:lang w:val="en-US" w:eastAsia="fr-FR"/>
        </w:rPr>
        <w:t xml:space="preserve">We evaluated the </w:t>
      </w:r>
      <w:r w:rsidR="00472AF6" w:rsidRPr="00A50685">
        <w:rPr>
          <w:rFonts w:ascii="Times New Roman" w:hAnsi="Times New Roman"/>
          <w:sz w:val="24"/>
          <w:szCs w:val="24"/>
          <w:lang w:val="en-US" w:eastAsia="fr-FR"/>
        </w:rPr>
        <w:t xml:space="preserve">robustness of our clustering algorithm by checking how similar the identified clusters were after </w:t>
      </w:r>
      <w:r w:rsidRPr="00A50685">
        <w:rPr>
          <w:rFonts w:ascii="Times New Roman" w:hAnsi="Times New Roman"/>
          <w:sz w:val="24"/>
          <w:szCs w:val="24"/>
          <w:lang w:val="en-US" w:eastAsia="fr-FR"/>
        </w:rPr>
        <w:t>species extinctions in the network. We therefore simulated the extinctions</w:t>
      </w:r>
      <w:r w:rsidRPr="004977A6">
        <w:rPr>
          <w:rFonts w:ascii="Times New Roman" w:hAnsi="Times New Roman"/>
          <w:sz w:val="24"/>
          <w:szCs w:val="24"/>
          <w:lang w:val="en-US" w:eastAsia="fr-FR"/>
        </w:rPr>
        <w:t xml:space="preserve"> of 5, 10, 15, 20, 25, 30, 40 and 50% of the species in the network. The species driven to extinction were randomly taken in the network (repeated 50 times for each of the percentages). </w:t>
      </w:r>
      <w:r w:rsidRPr="00BC6779">
        <w:rPr>
          <w:rFonts w:ascii="Times New Roman" w:hAnsi="Times New Roman"/>
          <w:sz w:val="24"/>
          <w:szCs w:val="24"/>
          <w:lang w:val="en-US" w:eastAsia="fr-FR"/>
        </w:rPr>
        <w:t xml:space="preserve">A species removal was accompanied by the removal of its links and potentially by a cascade of secondary extinctions, i.e. the removal of other species that have lost all of their trophic outgoing links (species that have no prey or resource anymore). The resulting </w:t>
      </w:r>
      <w:r w:rsidRPr="00BC6779">
        <w:rPr>
          <w:rFonts w:ascii="Times New Roman" w:hAnsi="Times New Roman"/>
          <w:i/>
          <w:sz w:val="24"/>
          <w:szCs w:val="24"/>
          <w:lang w:val="en-US" w:eastAsia="fr-FR"/>
        </w:rPr>
        <w:t>perturbed networks</w:t>
      </w:r>
      <w:r w:rsidRPr="00BC6779">
        <w:rPr>
          <w:rFonts w:ascii="Times New Roman" w:hAnsi="Times New Roman"/>
          <w:sz w:val="24"/>
          <w:szCs w:val="24"/>
          <w:lang w:val="en-US" w:eastAsia="fr-FR"/>
        </w:rPr>
        <w:t xml:space="preserve"> were analyzed with the same </w:t>
      </w:r>
      <w:r w:rsidR="00472AF6" w:rsidRPr="003F0ADD">
        <w:rPr>
          <w:rFonts w:ascii="Times New Roman" w:hAnsi="Times New Roman"/>
          <w:sz w:val="24"/>
          <w:szCs w:val="24"/>
          <w:lang w:val="en-US" w:eastAsia="fr-FR"/>
        </w:rPr>
        <w:t>clustering algorithm</w:t>
      </w:r>
      <w:r w:rsidRPr="004977A6">
        <w:rPr>
          <w:rFonts w:ascii="Times New Roman" w:hAnsi="Times New Roman"/>
          <w:sz w:val="24"/>
          <w:szCs w:val="24"/>
          <w:lang w:val="en-US" w:eastAsia="fr-FR"/>
        </w:rPr>
        <w:t xml:space="preserve">, and the number of clusters and their species composition were compared to those retrieved from the original Chilean web. The agreement between the clusters obtained for the Chilean web and for a perturbed network was assessed by the adjusted Rand Index </w:t>
      </w:r>
      <w:r w:rsidRPr="004977A6">
        <w:rPr>
          <w:rFonts w:ascii="Times New Roman" w:hAnsi="Times New Roman"/>
          <w:sz w:val="24"/>
          <w:szCs w:val="24"/>
          <w:lang w:val="en-US" w:eastAsia="fr-FR"/>
        </w:rPr>
        <w:fldChar w:fldCharType="begin"/>
      </w:r>
      <w:r w:rsidR="007754C0">
        <w:rPr>
          <w:rFonts w:ascii="Times New Roman" w:hAnsi="Times New Roman"/>
          <w:sz w:val="24"/>
          <w:szCs w:val="24"/>
          <w:lang w:val="en-US" w:eastAsia="fr-FR"/>
        </w:rPr>
        <w:instrText xml:space="preserve"> ADDIN ZOTERO_ITEM CSL_CITATION {"citationID":"oM6NPP2y","properties":{"formattedCitation":"[5]","plainCitation":"[5]"},"citationItems":[{"id":222,"uris":["http://zotero.org/users/745137/items/KXJC9SQT"],"uri":["http://zotero.org/users/745137/items/KXJC9SQT"],"itemData":{"id":222,"type":"article-journal","title":"Comparing partitions","container-title":"Journal of Classification","page":"193-218","volume":"2","issue":"1","source":"link.springer.com","abstract":"The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 ±1.","DOI":"10.1007/BF01908075","ISSN":"0176-4268, 1432-1343","journalAbbreviation":"Journal of Classification","language":"en","author":[{"family":"Hubert","given":"Lawrence"},{"family":"Arabie","given":"Phipps"}],"issued":{"date-parts":[["1985",12,1]]}}}],"schema":"https://github.com/citation-style-language/schema/raw/master/csl-citation.json"} </w:instrText>
      </w:r>
      <w:r w:rsidRPr="004977A6">
        <w:rPr>
          <w:rFonts w:ascii="Times New Roman" w:hAnsi="Times New Roman"/>
          <w:sz w:val="24"/>
          <w:szCs w:val="24"/>
          <w:lang w:val="en-US" w:eastAsia="fr-FR"/>
        </w:rPr>
        <w:fldChar w:fldCharType="separate"/>
      </w:r>
      <w:r w:rsidR="007754C0">
        <w:rPr>
          <w:rFonts w:ascii="Times New Roman" w:hAnsi="Times New Roman"/>
          <w:sz w:val="24"/>
        </w:rPr>
        <w:t>[5]</w:t>
      </w:r>
      <w:r w:rsidRPr="004977A6">
        <w:rPr>
          <w:rFonts w:ascii="Times New Roman" w:hAnsi="Times New Roman"/>
          <w:sz w:val="24"/>
          <w:szCs w:val="24"/>
          <w:lang w:val="en-US" w:eastAsia="fr-FR"/>
        </w:rPr>
        <w:fldChar w:fldCharType="end"/>
      </w:r>
      <w:r w:rsidRPr="004977A6">
        <w:rPr>
          <w:rFonts w:ascii="Times New Roman" w:hAnsi="Times New Roman"/>
          <w:sz w:val="24"/>
          <w:szCs w:val="24"/>
          <w:lang w:val="en-US" w:eastAsia="fr-FR"/>
        </w:rPr>
        <w:t xml:space="preserve"> that measures the agreement</w:t>
      </w:r>
      <w:r w:rsidRPr="004B13EC">
        <w:rPr>
          <w:rFonts w:ascii="Times New Roman" w:hAnsi="Times New Roman"/>
          <w:sz w:val="24"/>
          <w:szCs w:val="24"/>
          <w:lang w:val="en-US" w:eastAsia="fr-FR"/>
        </w:rPr>
        <w:t xml:space="preserve"> between two partitions. It lies between 0 and 1, 1 being the value obtained for a perfect match between clusters. </w:t>
      </w:r>
      <w:r w:rsidR="00472AF6" w:rsidRPr="00472AF6">
        <w:rPr>
          <w:rFonts w:ascii="Times New Roman" w:hAnsi="Times New Roman"/>
          <w:sz w:val="24"/>
          <w:szCs w:val="24"/>
          <w:lang w:val="en-US"/>
        </w:rPr>
        <w:t>The cluster number and their species composition was largely conserved after simulated extinctions of up to 30% of the species in the Chilean web (</w:t>
      </w:r>
      <w:ins w:id="51" w:author="Sonia Kéfi" w:date="2016-05-24T23:32:00Z">
        <w:r w:rsidR="00C20694">
          <w:rPr>
            <w:rFonts w:ascii="Times New Roman" w:hAnsi="Times New Roman"/>
            <w:sz w:val="24"/>
            <w:szCs w:val="24"/>
            <w:lang w:val="en-US"/>
          </w:rPr>
          <w:t xml:space="preserve">S3 </w:t>
        </w:r>
      </w:ins>
      <w:r w:rsidR="00472AF6" w:rsidRPr="00472AF6">
        <w:rPr>
          <w:rFonts w:ascii="Times New Roman" w:hAnsi="Times New Roman"/>
          <w:sz w:val="24"/>
          <w:szCs w:val="24"/>
          <w:lang w:val="en-US"/>
        </w:rPr>
        <w:t>Fig</w:t>
      </w:r>
      <w:del w:id="52" w:author="Sonia Kéfi" w:date="2016-05-24T23:30:00Z">
        <w:r w:rsidR="00472AF6" w:rsidRPr="00472AF6" w:rsidDel="00CE441E">
          <w:rPr>
            <w:rFonts w:ascii="Times New Roman" w:hAnsi="Times New Roman"/>
            <w:sz w:val="24"/>
            <w:szCs w:val="24"/>
            <w:lang w:val="en-US"/>
          </w:rPr>
          <w:delText>.</w:delText>
        </w:r>
      </w:del>
      <w:del w:id="53" w:author="Sonia Kéfi" w:date="2016-05-24T23:32:00Z">
        <w:r w:rsidR="00472AF6" w:rsidRPr="00472AF6" w:rsidDel="00C20694">
          <w:rPr>
            <w:rFonts w:ascii="Times New Roman" w:hAnsi="Times New Roman"/>
            <w:sz w:val="24"/>
            <w:szCs w:val="24"/>
            <w:lang w:val="en-US"/>
          </w:rPr>
          <w:delText xml:space="preserve"> S3</w:delText>
        </w:r>
      </w:del>
      <w:r w:rsidR="00472AF6" w:rsidRPr="00472AF6">
        <w:rPr>
          <w:rFonts w:ascii="Times New Roman" w:hAnsi="Times New Roman"/>
          <w:sz w:val="24"/>
          <w:szCs w:val="24"/>
          <w:lang w:val="en-US"/>
        </w:rPr>
        <w:t>).</w:t>
      </w:r>
    </w:p>
    <w:p w14:paraId="23FC3365" w14:textId="77777777" w:rsidR="00413678" w:rsidRDefault="00413678" w:rsidP="009106D1">
      <w:pPr>
        <w:pStyle w:val="Default"/>
        <w:spacing w:after="0" w:line="240" w:lineRule="auto"/>
        <w:jc w:val="both"/>
        <w:rPr>
          <w:rFonts w:ascii="Times New Roman" w:hAnsi="Times New Roman"/>
          <w:sz w:val="24"/>
          <w:szCs w:val="24"/>
          <w:lang w:val="en-US"/>
        </w:rPr>
      </w:pPr>
    </w:p>
    <w:p w14:paraId="20A91BF6" w14:textId="3C8E5069" w:rsidR="0050064C" w:rsidDel="00A16CED" w:rsidRDefault="0050064C" w:rsidP="0050064C">
      <w:pPr>
        <w:jc w:val="both"/>
        <w:rPr>
          <w:del w:id="54" w:author="Sonia Kéfi" w:date="2016-05-24T23:53:00Z"/>
          <w:rFonts w:ascii="Times New Roman" w:hAnsi="Times New Roman"/>
          <w:sz w:val="24"/>
          <w:szCs w:val="24"/>
          <w:lang w:val="en-US"/>
        </w:rPr>
      </w:pPr>
      <w:r w:rsidRPr="00CC37F4">
        <w:rPr>
          <w:rFonts w:ascii="Times New Roman" w:hAnsi="Times New Roman"/>
          <w:sz w:val="24"/>
          <w:szCs w:val="24"/>
          <w:lang w:val="en-US"/>
        </w:rPr>
        <w:t xml:space="preserve">Since the clustering analysis gathers species that are similar in terms of their connectivity patterns, we expect species within a cluster to be largely redundant. Important for the secondary extinctions analysis of </w:t>
      </w:r>
      <w:ins w:id="55" w:author="Sonia Kéfi" w:date="2016-05-24T23:32:00Z">
        <w:r w:rsidR="00C20694">
          <w:rPr>
            <w:rFonts w:ascii="Times New Roman" w:hAnsi="Times New Roman"/>
            <w:sz w:val="24"/>
            <w:szCs w:val="24"/>
            <w:lang w:val="en-US"/>
          </w:rPr>
          <w:t xml:space="preserve">S3 </w:t>
        </w:r>
      </w:ins>
      <w:r w:rsidRPr="00CC37F4">
        <w:rPr>
          <w:rFonts w:ascii="Times New Roman" w:hAnsi="Times New Roman"/>
          <w:sz w:val="24"/>
          <w:szCs w:val="24"/>
          <w:lang w:val="en-US"/>
        </w:rPr>
        <w:t>Fig</w:t>
      </w:r>
      <w:del w:id="56" w:author="Sonia Kéfi" w:date="2016-05-24T23:30:00Z">
        <w:r w:rsidRPr="00CC37F4" w:rsidDel="00CE441E">
          <w:rPr>
            <w:rFonts w:ascii="Times New Roman" w:hAnsi="Times New Roman"/>
            <w:sz w:val="24"/>
            <w:szCs w:val="24"/>
            <w:lang w:val="en-US"/>
          </w:rPr>
          <w:delText>.</w:delText>
        </w:r>
      </w:del>
      <w:del w:id="57" w:author="Sonia Kéfi" w:date="2016-05-24T23:32:00Z">
        <w:r w:rsidRPr="00CC37F4" w:rsidDel="00C20694">
          <w:rPr>
            <w:rFonts w:ascii="Times New Roman" w:hAnsi="Times New Roman"/>
            <w:sz w:val="24"/>
            <w:szCs w:val="24"/>
            <w:lang w:val="en-US"/>
          </w:rPr>
          <w:delText xml:space="preserve"> S3</w:delText>
        </w:r>
      </w:del>
      <w:r w:rsidRPr="00CC37F4">
        <w:rPr>
          <w:rFonts w:ascii="Times New Roman" w:hAnsi="Times New Roman"/>
          <w:sz w:val="24"/>
          <w:szCs w:val="24"/>
          <w:lang w:val="en-US"/>
        </w:rPr>
        <w:t>, this includes redundancy of trophic interactions. Therefore, the robustness of the cluster number and composition i</w:t>
      </w:r>
      <w:r w:rsidR="00C470A5" w:rsidRPr="00CC37F4">
        <w:rPr>
          <w:rFonts w:ascii="Times New Roman" w:hAnsi="Times New Roman"/>
          <w:sz w:val="24"/>
          <w:szCs w:val="24"/>
          <w:lang w:val="en-US"/>
        </w:rPr>
        <w:t xml:space="preserve">s not surprising, but it is a </w:t>
      </w:r>
      <w:r w:rsidRPr="00CC37F4">
        <w:rPr>
          <w:rFonts w:ascii="Times New Roman" w:hAnsi="Times New Roman"/>
          <w:sz w:val="24"/>
          <w:szCs w:val="24"/>
          <w:lang w:val="en-US"/>
        </w:rPr>
        <w:t>confirmation of the redundancy of species in the clusters</w:t>
      </w:r>
      <w:r w:rsidR="00C470A5" w:rsidRPr="00CC37F4">
        <w:rPr>
          <w:rFonts w:ascii="Times New Roman" w:hAnsi="Times New Roman"/>
          <w:sz w:val="24"/>
          <w:szCs w:val="24"/>
          <w:lang w:val="en-US"/>
        </w:rPr>
        <w:t xml:space="preserve"> </w:t>
      </w:r>
      <w:r w:rsidR="00381E91" w:rsidRPr="00CC37F4">
        <w:rPr>
          <w:rFonts w:ascii="Times New Roman" w:hAnsi="Times New Roman"/>
          <w:sz w:val="24"/>
          <w:szCs w:val="24"/>
          <w:lang w:val="en-US"/>
        </w:rPr>
        <w:t xml:space="preserve">and </w:t>
      </w:r>
      <w:ins w:id="58" w:author="Sonia Kéfi" w:date="2016-05-24T23:32:00Z">
        <w:r w:rsidR="00C20694">
          <w:rPr>
            <w:rFonts w:ascii="Times New Roman" w:hAnsi="Times New Roman"/>
            <w:sz w:val="24"/>
            <w:szCs w:val="24"/>
            <w:lang w:val="en-US"/>
          </w:rPr>
          <w:t xml:space="preserve">S3 </w:t>
        </w:r>
      </w:ins>
      <w:r w:rsidR="00381E91" w:rsidRPr="00CC37F4">
        <w:rPr>
          <w:rFonts w:ascii="Times New Roman" w:hAnsi="Times New Roman"/>
          <w:sz w:val="24"/>
          <w:szCs w:val="24"/>
          <w:lang w:val="en-US"/>
        </w:rPr>
        <w:t>Fig</w:t>
      </w:r>
      <w:del w:id="59" w:author="Sonia Kéfi" w:date="2016-05-24T23:30:00Z">
        <w:r w:rsidR="00381E91" w:rsidRPr="00CC37F4" w:rsidDel="00CE441E">
          <w:rPr>
            <w:rFonts w:ascii="Times New Roman" w:hAnsi="Times New Roman"/>
            <w:sz w:val="24"/>
            <w:szCs w:val="24"/>
            <w:lang w:val="en-US"/>
          </w:rPr>
          <w:delText>.</w:delText>
        </w:r>
      </w:del>
      <w:del w:id="60" w:author="Sonia Kéfi" w:date="2016-05-24T23:33:00Z">
        <w:r w:rsidR="00381E91" w:rsidRPr="00CC37F4" w:rsidDel="00C20694">
          <w:rPr>
            <w:rFonts w:ascii="Times New Roman" w:hAnsi="Times New Roman"/>
            <w:sz w:val="24"/>
            <w:szCs w:val="24"/>
            <w:lang w:val="en-US"/>
          </w:rPr>
          <w:delText xml:space="preserve"> S3</w:delText>
        </w:r>
      </w:del>
      <w:r w:rsidR="00381E91" w:rsidRPr="00CC37F4">
        <w:rPr>
          <w:rFonts w:ascii="Times New Roman" w:hAnsi="Times New Roman"/>
          <w:sz w:val="24"/>
          <w:szCs w:val="24"/>
          <w:lang w:val="en-US"/>
        </w:rPr>
        <w:t xml:space="preserve"> illustrates the extant of that redundancy</w:t>
      </w:r>
      <w:r w:rsidRPr="00CC37F4">
        <w:rPr>
          <w:rFonts w:ascii="Times New Roman" w:hAnsi="Times New Roman"/>
          <w:sz w:val="24"/>
          <w:szCs w:val="24"/>
          <w:lang w:val="en-US"/>
        </w:rPr>
        <w:t>.</w:t>
      </w:r>
      <w:r>
        <w:rPr>
          <w:rFonts w:ascii="Times New Roman" w:hAnsi="Times New Roman"/>
          <w:sz w:val="24"/>
          <w:szCs w:val="24"/>
          <w:lang w:val="en-US"/>
        </w:rPr>
        <w:t xml:space="preserve"> </w:t>
      </w:r>
    </w:p>
    <w:p w14:paraId="5D168C24" w14:textId="77777777" w:rsidR="00A16CED" w:rsidRDefault="00A16CED">
      <w:pPr>
        <w:jc w:val="both"/>
        <w:rPr>
          <w:ins w:id="61" w:author="Sonia Kéfi" w:date="2016-05-25T00:13:00Z"/>
          <w:rFonts w:ascii="Times New Roman" w:hAnsi="Times New Roman"/>
          <w:sz w:val="24"/>
          <w:szCs w:val="24"/>
          <w:lang w:val="en-US"/>
        </w:rPr>
        <w:pPrChange w:id="62" w:author="Sonia Kéfi" w:date="2016-05-25T00:11:00Z">
          <w:pPr>
            <w:pStyle w:val="Pardeliste"/>
            <w:numPr>
              <w:numId w:val="3"/>
            </w:numPr>
            <w:spacing w:after="0" w:line="240" w:lineRule="auto"/>
            <w:ind w:hanging="360"/>
            <w:jc w:val="both"/>
          </w:pPr>
        </w:pPrChange>
      </w:pPr>
    </w:p>
    <w:p w14:paraId="5B1122BA" w14:textId="77777777" w:rsidR="00A16CED" w:rsidRDefault="00A16CED" w:rsidP="0050064C">
      <w:pPr>
        <w:jc w:val="both"/>
        <w:rPr>
          <w:ins w:id="63" w:author="Sonia Kéfi" w:date="2016-05-25T00:11:00Z"/>
          <w:rFonts w:ascii="Times New Roman" w:hAnsi="Times New Roman"/>
          <w:sz w:val="24"/>
          <w:szCs w:val="24"/>
          <w:lang w:val="en-US"/>
        </w:rPr>
      </w:pPr>
    </w:p>
    <w:p w14:paraId="087010B2" w14:textId="0D045165" w:rsidR="0050064C" w:rsidRPr="00035D3D" w:rsidDel="00A16CED" w:rsidRDefault="00A16CED">
      <w:pPr>
        <w:rPr>
          <w:del w:id="64" w:author="Sonia Kéfi" w:date="2016-05-24T23:53:00Z"/>
          <w:rFonts w:ascii="Times New Roman" w:hAnsi="Times New Roman"/>
          <w:b/>
          <w:sz w:val="32"/>
          <w:szCs w:val="32"/>
          <w:lang w:val="en-US"/>
          <w:rPrChange w:id="65" w:author="Sonia Kéfi" w:date="2016-05-25T00:16:00Z">
            <w:rPr>
              <w:del w:id="66" w:author="Sonia Kéfi" w:date="2016-05-24T23:53:00Z"/>
              <w:rFonts w:ascii="Times New Roman" w:hAnsi="Times New Roman"/>
              <w:sz w:val="24"/>
              <w:szCs w:val="24"/>
              <w:lang w:val="en-US"/>
            </w:rPr>
          </w:rPrChange>
        </w:rPr>
        <w:pPrChange w:id="67" w:author="Sonia Kéfi" w:date="2016-05-25T00:12:00Z">
          <w:pPr>
            <w:spacing w:after="0" w:line="240" w:lineRule="auto"/>
            <w:jc w:val="both"/>
          </w:pPr>
        </w:pPrChange>
      </w:pPr>
      <w:ins w:id="68" w:author="Sonia Kéfi" w:date="2016-05-25T00:12:00Z">
        <w:r w:rsidRPr="00035D3D">
          <w:rPr>
            <w:rFonts w:ascii="Times New Roman" w:hAnsi="Times New Roman"/>
            <w:b/>
            <w:sz w:val="32"/>
            <w:szCs w:val="32"/>
            <w:lang w:val="en-US"/>
            <w:rPrChange w:id="69" w:author="Sonia Kéfi" w:date="2016-05-25T00:16:00Z">
              <w:rPr>
                <w:rFonts w:ascii="Times New Roman" w:hAnsi="Times New Roman"/>
                <w:sz w:val="24"/>
                <w:szCs w:val="24"/>
                <w:lang w:val="en-US"/>
              </w:rPr>
            </w:rPrChange>
          </w:rPr>
          <w:t>Comparison of the clusters obtained based on the different layers of interactions</w:t>
        </w:r>
      </w:ins>
    </w:p>
    <w:p w14:paraId="33781441" w14:textId="77777777" w:rsidR="00A16CED" w:rsidRPr="00035D3D" w:rsidRDefault="00A16CED">
      <w:pPr>
        <w:pStyle w:val="Pardeliste"/>
        <w:numPr>
          <w:ilvl w:val="0"/>
          <w:numId w:val="3"/>
        </w:numPr>
        <w:spacing w:after="0" w:line="240" w:lineRule="auto"/>
        <w:jc w:val="both"/>
        <w:rPr>
          <w:ins w:id="70" w:author="Sonia Kéfi" w:date="2016-05-25T00:12:00Z"/>
          <w:rFonts w:ascii="Times New Roman" w:hAnsi="Times New Roman"/>
          <w:b/>
          <w:sz w:val="32"/>
          <w:szCs w:val="32"/>
          <w:lang w:val="en-US" w:eastAsia="fr-FR"/>
          <w:rPrChange w:id="71" w:author="Sonia Kéfi" w:date="2016-05-25T00:16:00Z">
            <w:rPr>
              <w:ins w:id="72" w:author="Sonia Kéfi" w:date="2016-05-25T00:12:00Z"/>
              <w:lang w:val="en-US" w:eastAsia="fr-FR"/>
            </w:rPr>
          </w:rPrChange>
        </w:rPr>
        <w:pPrChange w:id="73" w:author="Sonia Kéfi" w:date="2016-05-25T00:12:00Z">
          <w:pPr>
            <w:pStyle w:val="Default"/>
            <w:spacing w:after="0" w:line="240" w:lineRule="auto"/>
            <w:jc w:val="both"/>
          </w:pPr>
        </w:pPrChange>
      </w:pPr>
    </w:p>
    <w:p w14:paraId="2B72ABBB" w14:textId="651AE5C7" w:rsidR="009106D1" w:rsidDel="0080517E" w:rsidRDefault="009106D1">
      <w:pPr>
        <w:rPr>
          <w:del w:id="74" w:author="Sonia Kéfi" w:date="2016-05-24T23:53:00Z"/>
          <w:i/>
          <w:sz w:val="20"/>
          <w:szCs w:val="20"/>
          <w:lang w:val="en-US"/>
        </w:rPr>
        <w:pPrChange w:id="75" w:author="Sonia Kéfi" w:date="2016-05-25T00:12:00Z">
          <w:pPr>
            <w:pStyle w:val="Default"/>
            <w:spacing w:after="0" w:line="240" w:lineRule="auto"/>
          </w:pPr>
        </w:pPrChange>
      </w:pPr>
    </w:p>
    <w:p w14:paraId="2DED01AA" w14:textId="53EDE6DF" w:rsidR="003F6E54" w:rsidDel="0080517E" w:rsidRDefault="003F6E54">
      <w:pPr>
        <w:rPr>
          <w:del w:id="76" w:author="Sonia Kéfi" w:date="2016-05-24T23:53:00Z"/>
          <w:i/>
          <w:sz w:val="20"/>
          <w:szCs w:val="20"/>
          <w:lang w:val="en-US"/>
        </w:rPr>
        <w:pPrChange w:id="77" w:author="Sonia Kéfi" w:date="2016-05-25T00:12:00Z">
          <w:pPr>
            <w:pStyle w:val="Default"/>
            <w:spacing w:after="0" w:line="240" w:lineRule="auto"/>
          </w:pPr>
        </w:pPrChange>
      </w:pPr>
    </w:p>
    <w:p w14:paraId="039EFD76" w14:textId="68BEE235" w:rsidR="00366DF7" w:rsidDel="0080517E" w:rsidRDefault="00366DF7">
      <w:pPr>
        <w:rPr>
          <w:del w:id="78" w:author="Sonia Kéfi" w:date="2016-05-24T23:53:00Z"/>
          <w:i/>
          <w:sz w:val="20"/>
          <w:szCs w:val="20"/>
          <w:lang w:val="en-US"/>
        </w:rPr>
        <w:pPrChange w:id="79" w:author="Sonia Kéfi" w:date="2016-05-25T00:12:00Z">
          <w:pPr>
            <w:pStyle w:val="Default"/>
            <w:spacing w:after="0" w:line="240" w:lineRule="auto"/>
          </w:pPr>
        </w:pPrChange>
      </w:pPr>
    </w:p>
    <w:p w14:paraId="28EDDE8F" w14:textId="7C19B0FB" w:rsidR="003F6E54" w:rsidRPr="00481218" w:rsidDel="0080517E" w:rsidRDefault="003F6E54">
      <w:pPr>
        <w:rPr>
          <w:del w:id="80" w:author="Sonia Kéfi" w:date="2016-05-24T23:53:00Z"/>
          <w:i/>
          <w:color w:val="000000" w:themeColor="text1"/>
          <w:lang w:val="en-US"/>
        </w:rPr>
        <w:pPrChange w:id="81" w:author="Sonia Kéfi" w:date="2016-05-25T00:12:00Z">
          <w:pPr>
            <w:spacing w:after="0" w:line="240" w:lineRule="auto"/>
            <w:jc w:val="both"/>
          </w:pPr>
        </w:pPrChange>
      </w:pPr>
      <w:del w:id="82" w:author="Sonia Kéfi" w:date="2016-05-24T23:53:00Z">
        <w:r w:rsidRPr="00481218" w:rsidDel="0080517E">
          <w:rPr>
            <w:b/>
            <w:i/>
            <w:color w:val="000000" w:themeColor="text1"/>
            <w:lang w:val="en-US"/>
          </w:rPr>
          <w:delText xml:space="preserve">Figure S3. Cluster </w:delText>
        </w:r>
        <w:r w:rsidR="003F0ADD" w:rsidRPr="00481218" w:rsidDel="0080517E">
          <w:rPr>
            <w:b/>
            <w:i/>
            <w:color w:val="000000" w:themeColor="text1"/>
            <w:lang w:val="en-US"/>
          </w:rPr>
          <w:delText>robustness</w:delText>
        </w:r>
        <w:r w:rsidRPr="00481218" w:rsidDel="0080517E">
          <w:rPr>
            <w:b/>
            <w:i/>
            <w:color w:val="000000" w:themeColor="text1"/>
            <w:lang w:val="en-US"/>
          </w:rPr>
          <w:delText xml:space="preserve"> to species extinction. </w:delText>
        </w:r>
        <w:r w:rsidRPr="00481218" w:rsidDel="0080517E">
          <w:rPr>
            <w:i/>
            <w:color w:val="000000" w:themeColor="text1"/>
            <w:lang w:val="en-US"/>
          </w:rPr>
          <w:delText xml:space="preserve">Comparison between the multiplex clusters obtained with our probability algorithm for the Chilean web and for perturbed networks (obtained after driving part of the species of the original Chilean web to extinction). Agreement between clusters is assessed by: (left panel) the average adjusted Rand Index, aRI, whose value </w:delText>
        </w:r>
        <w:r w:rsidRPr="00481218" w:rsidDel="0080517E">
          <w:rPr>
            <w:i/>
            <w:color w:val="000000" w:themeColor="text1"/>
            <w:lang w:val="en-US" w:eastAsia="fr-FR"/>
          </w:rPr>
          <w:delText>lies between 0 and 1, 1 being the value obtained for a perfect match between clusters (i.e. a perfect stability)</w:delText>
        </w:r>
        <w:r w:rsidRPr="00481218" w:rsidDel="0080517E">
          <w:rPr>
            <w:i/>
            <w:color w:val="000000" w:themeColor="text1"/>
            <w:lang w:val="en-US"/>
          </w:rPr>
          <w:delText>; and (right panel) the average number of clusters in the perturbed networks. The percentage of primary removed species (i.e. network nodes initially removed before the cascade of secondary extinctions) is indicated along the x-axis.</w:delText>
        </w:r>
      </w:del>
    </w:p>
    <w:p w14:paraId="3C2F9998" w14:textId="77777777" w:rsidR="00574F9B" w:rsidRPr="00481218" w:rsidDel="00B1332B" w:rsidRDefault="00574F9B">
      <w:pPr>
        <w:rPr>
          <w:del w:id="83" w:author="Sonia Kéfi" w:date="2016-05-24T23:44:00Z"/>
          <w:iCs/>
          <w:color w:val="000000" w:themeColor="text1"/>
          <w:lang w:val="en-US"/>
        </w:rPr>
      </w:pPr>
    </w:p>
    <w:p w14:paraId="0C2D1660" w14:textId="7A53F564" w:rsidR="00E40A1A" w:rsidRPr="00A50685" w:rsidDel="00B1332B" w:rsidRDefault="00E40A1A">
      <w:pPr>
        <w:rPr>
          <w:del w:id="84" w:author="Sonia Kéfi" w:date="2016-05-24T23:44:00Z"/>
          <w:b/>
          <w:sz w:val="32"/>
          <w:szCs w:val="32"/>
          <w:lang w:val="en-US"/>
        </w:rPr>
        <w:pPrChange w:id="85" w:author="Sonia Kéfi" w:date="2016-05-25T00:12:00Z">
          <w:pPr>
            <w:pStyle w:val="Pardeliste"/>
            <w:pageBreakBefore/>
            <w:numPr>
              <w:numId w:val="3"/>
            </w:numPr>
            <w:ind w:hanging="360"/>
          </w:pPr>
        </w:pPrChange>
      </w:pPr>
      <w:del w:id="86" w:author="Sonia Kéfi" w:date="2016-05-24T23:44:00Z">
        <w:r w:rsidRPr="00A50685" w:rsidDel="00B1332B">
          <w:rPr>
            <w:b/>
            <w:sz w:val="32"/>
            <w:szCs w:val="32"/>
            <w:lang w:val="en-US"/>
          </w:rPr>
          <w:delText>Cluster-cluster interactions</w:delText>
        </w:r>
      </w:del>
    </w:p>
    <w:p w14:paraId="38C011A7" w14:textId="517374E8" w:rsidR="00E40A1A" w:rsidRPr="005956E7" w:rsidDel="00B1332B" w:rsidRDefault="00E40A1A">
      <w:pPr>
        <w:rPr>
          <w:del w:id="87" w:author="Sonia Kéfi" w:date="2016-05-24T23:44:00Z"/>
          <w:lang w:val="en-US"/>
        </w:rPr>
      </w:pPr>
      <w:del w:id="88" w:author="Sonia Kéfi" w:date="2016-05-24T23:44:00Z">
        <w:r w:rsidRPr="005956E7" w:rsidDel="00B1332B">
          <w:rPr>
            <w:noProof/>
            <w:lang w:eastAsia="fr-FR"/>
          </w:rPr>
          <w:drawing>
            <wp:inline distT="0" distB="0" distL="0" distR="0" wp14:anchorId="76F6D8E3" wp14:editId="76EB7BB1">
              <wp:extent cx="5760720" cy="736536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0"/>
                      <a:stretch>
                        <a:fillRect/>
                      </a:stretch>
                    </pic:blipFill>
                    <pic:spPr bwMode="auto">
                      <a:xfrm>
                        <a:off x="0" y="0"/>
                        <a:ext cx="5760720" cy="7365365"/>
                      </a:xfrm>
                      <a:prstGeom prst="rect">
                        <a:avLst/>
                      </a:prstGeom>
                      <a:noFill/>
                      <a:ln w="9525">
                        <a:noFill/>
                        <a:miter lim="800000"/>
                        <a:headEnd/>
                        <a:tailEnd/>
                      </a:ln>
                    </pic:spPr>
                  </pic:pic>
                </a:graphicData>
              </a:graphic>
            </wp:inline>
          </w:drawing>
        </w:r>
      </w:del>
    </w:p>
    <w:p w14:paraId="3B721706" w14:textId="39A49EF6" w:rsidR="00E40A1A" w:rsidRPr="00481218" w:rsidDel="00B1332B" w:rsidRDefault="00E40A1A">
      <w:pPr>
        <w:rPr>
          <w:del w:id="89" w:author="Sonia Kéfi" w:date="2016-05-24T23:44:00Z"/>
          <w:i/>
          <w:lang w:val="en-US"/>
        </w:rPr>
        <w:pPrChange w:id="90" w:author="Sonia Kéfi" w:date="2016-05-25T00:12:00Z">
          <w:pPr>
            <w:jc w:val="both"/>
          </w:pPr>
        </w:pPrChange>
      </w:pPr>
      <w:del w:id="91" w:author="Sonia Kéfi" w:date="2016-05-24T23:44:00Z">
        <w:r w:rsidRPr="00481218" w:rsidDel="00B1332B">
          <w:rPr>
            <w:b/>
            <w:i/>
            <w:lang w:val="en-US"/>
          </w:rPr>
          <w:delText>Figure S</w:delText>
        </w:r>
        <w:r w:rsidR="003F6E54" w:rsidRPr="00481218" w:rsidDel="00B1332B">
          <w:rPr>
            <w:b/>
            <w:i/>
            <w:lang w:val="en-US"/>
          </w:rPr>
          <w:delText>4</w:delText>
        </w:r>
        <w:r w:rsidRPr="00481218" w:rsidDel="00B1332B">
          <w:rPr>
            <w:b/>
            <w:i/>
            <w:lang w:val="en-US"/>
          </w:rPr>
          <w:delText>.</w:delText>
        </w:r>
        <w:r w:rsidRPr="00481218" w:rsidDel="00B1332B">
          <w:rPr>
            <w:i/>
            <w:lang w:val="en-US"/>
          </w:rPr>
          <w:delText xml:space="preserve"> Radial plots for the ingoing links of each cluster. Each radial plot shows the probability that there exists an incoming link between any node of a given cluster (upper numbers) to any node of the other clusters (numbers along the circle). Blue bars represent trophic links, black negative non-trophic links and red positive non-trophic links. </w:delText>
        </w:r>
      </w:del>
    </w:p>
    <w:p w14:paraId="22EA157A" w14:textId="09205858" w:rsidR="00E40A1A" w:rsidRPr="005956E7" w:rsidDel="00B1332B" w:rsidRDefault="00E40A1A">
      <w:pPr>
        <w:rPr>
          <w:del w:id="92" w:author="Sonia Kéfi" w:date="2016-05-24T23:44:00Z"/>
          <w:lang w:val="en-US"/>
        </w:rPr>
      </w:pPr>
      <w:del w:id="93" w:author="Sonia Kéfi" w:date="2016-05-24T23:44:00Z">
        <w:r w:rsidRPr="005956E7" w:rsidDel="00B1332B">
          <w:rPr>
            <w:noProof/>
            <w:lang w:eastAsia="fr-FR"/>
          </w:rPr>
          <w:drawing>
            <wp:inline distT="0" distB="0" distL="0" distR="0" wp14:anchorId="42F51FA0" wp14:editId="50CB0D5F">
              <wp:extent cx="5760720" cy="736536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1"/>
                      <a:stretch>
                        <a:fillRect/>
                      </a:stretch>
                    </pic:blipFill>
                    <pic:spPr bwMode="auto">
                      <a:xfrm>
                        <a:off x="0" y="0"/>
                        <a:ext cx="5760720" cy="7365365"/>
                      </a:xfrm>
                      <a:prstGeom prst="rect">
                        <a:avLst/>
                      </a:prstGeom>
                      <a:noFill/>
                      <a:ln w="9525">
                        <a:noFill/>
                        <a:miter lim="800000"/>
                        <a:headEnd/>
                        <a:tailEnd/>
                      </a:ln>
                    </pic:spPr>
                  </pic:pic>
                </a:graphicData>
              </a:graphic>
            </wp:inline>
          </w:drawing>
        </w:r>
      </w:del>
    </w:p>
    <w:p w14:paraId="297C89D6" w14:textId="5AE9DF4C" w:rsidR="00C53A04" w:rsidRPr="00481218" w:rsidDel="00B1332B" w:rsidRDefault="003C178B">
      <w:pPr>
        <w:rPr>
          <w:del w:id="94" w:author="Sonia Kéfi" w:date="2016-05-24T23:44:00Z"/>
          <w:i/>
          <w:lang w:val="en-US"/>
        </w:rPr>
        <w:pPrChange w:id="95" w:author="Sonia Kéfi" w:date="2016-05-25T00:12:00Z">
          <w:pPr>
            <w:spacing w:after="0" w:line="240" w:lineRule="auto"/>
            <w:jc w:val="both"/>
          </w:pPr>
        </w:pPrChange>
      </w:pPr>
      <w:del w:id="96" w:author="Sonia Kéfi" w:date="2016-05-24T23:44:00Z">
        <w:r w:rsidRPr="00481218" w:rsidDel="00B1332B">
          <w:rPr>
            <w:b/>
            <w:i/>
            <w:lang w:val="en-US"/>
          </w:rPr>
          <w:delText>Figure S</w:delText>
        </w:r>
        <w:r w:rsidR="003F6E54" w:rsidRPr="00481218" w:rsidDel="00B1332B">
          <w:rPr>
            <w:b/>
            <w:i/>
            <w:lang w:val="en-US"/>
          </w:rPr>
          <w:delText>5</w:delText>
        </w:r>
        <w:r w:rsidR="00E40A1A" w:rsidRPr="00481218" w:rsidDel="00B1332B">
          <w:rPr>
            <w:b/>
            <w:i/>
            <w:lang w:val="en-US"/>
          </w:rPr>
          <w:delText>.</w:delText>
        </w:r>
        <w:r w:rsidR="00E40A1A" w:rsidRPr="00481218" w:rsidDel="00B1332B">
          <w:rPr>
            <w:i/>
            <w:lang w:val="en-US"/>
          </w:rPr>
          <w:delText xml:space="preserve"> Radial plots for the outgoing links of each cluster (see legend of the previous figure</w:delText>
        </w:r>
        <w:r w:rsidR="0002190B" w:rsidRPr="00481218" w:rsidDel="00B1332B">
          <w:rPr>
            <w:i/>
            <w:lang w:val="en-US"/>
          </w:rPr>
          <w:delText xml:space="preserve"> for more details</w:delText>
        </w:r>
        <w:r w:rsidR="00E40A1A" w:rsidRPr="00481218" w:rsidDel="00B1332B">
          <w:rPr>
            <w:i/>
            <w:lang w:val="en-US"/>
          </w:rPr>
          <w:delText>)</w:delText>
        </w:r>
        <w:r w:rsidR="0002190B" w:rsidRPr="00481218" w:rsidDel="00B1332B">
          <w:rPr>
            <w:i/>
            <w:lang w:val="en-US"/>
          </w:rPr>
          <w:delText>.</w:delText>
        </w:r>
      </w:del>
    </w:p>
    <w:p w14:paraId="5D187A45" w14:textId="00A77BEF" w:rsidR="00C53A04" w:rsidDel="0080517E" w:rsidRDefault="00C53A04">
      <w:pPr>
        <w:rPr>
          <w:del w:id="97" w:author="Sonia Kéfi" w:date="2016-05-24T23:53:00Z"/>
          <w:i/>
          <w:sz w:val="20"/>
          <w:szCs w:val="20"/>
          <w:lang w:val="en-US"/>
        </w:rPr>
        <w:pPrChange w:id="98" w:author="Sonia Kéfi" w:date="2016-05-25T00:12:00Z">
          <w:pPr>
            <w:spacing w:after="0" w:line="240" w:lineRule="auto"/>
            <w:jc w:val="both"/>
          </w:pPr>
        </w:pPrChange>
      </w:pPr>
    </w:p>
    <w:p w14:paraId="265B3492" w14:textId="344A1EEC" w:rsidR="00C53A04" w:rsidDel="0080517E" w:rsidRDefault="00C53A04">
      <w:pPr>
        <w:rPr>
          <w:del w:id="99" w:author="Sonia Kéfi" w:date="2016-05-24T23:53:00Z"/>
          <w:i/>
          <w:sz w:val="20"/>
          <w:szCs w:val="20"/>
          <w:lang w:val="en-US"/>
        </w:rPr>
        <w:pPrChange w:id="100" w:author="Sonia Kéfi" w:date="2016-05-25T00:12:00Z">
          <w:pPr>
            <w:spacing w:after="0" w:line="240" w:lineRule="auto"/>
            <w:jc w:val="both"/>
          </w:pPr>
        </w:pPrChange>
      </w:pPr>
    </w:p>
    <w:p w14:paraId="0F178DB3" w14:textId="77777777" w:rsidR="00C53A04" w:rsidDel="0080517E" w:rsidRDefault="00C53A04">
      <w:pPr>
        <w:rPr>
          <w:del w:id="101" w:author="Sonia Kéfi" w:date="2016-05-24T23:53:00Z"/>
          <w:i/>
          <w:sz w:val="20"/>
          <w:szCs w:val="20"/>
          <w:lang w:val="en-US"/>
        </w:rPr>
        <w:pPrChange w:id="102" w:author="Sonia Kéfi" w:date="2016-05-25T00:12:00Z">
          <w:pPr>
            <w:spacing w:after="0" w:line="240" w:lineRule="auto"/>
            <w:jc w:val="both"/>
          </w:pPr>
        </w:pPrChange>
      </w:pPr>
    </w:p>
    <w:p w14:paraId="57C505A3" w14:textId="48080D8C" w:rsidR="005B5A79" w:rsidRPr="00A16CED" w:rsidDel="00A16CED" w:rsidRDefault="005B5A79">
      <w:pPr>
        <w:rPr>
          <w:del w:id="103" w:author="Sonia Kéfi" w:date="2016-05-25T00:11:00Z"/>
          <w:bCs/>
          <w:i/>
          <w:sz w:val="20"/>
          <w:szCs w:val="20"/>
          <w:lang w:val="en-US"/>
          <w:rPrChange w:id="104" w:author="Sonia Kéfi" w:date="2016-05-25T00:12:00Z">
            <w:rPr>
              <w:del w:id="105" w:author="Sonia Kéfi" w:date="2016-05-25T00:11:00Z"/>
              <w:lang w:val="en-US"/>
            </w:rPr>
          </w:rPrChange>
        </w:rPr>
        <w:pPrChange w:id="106" w:author="Sonia Kéfi" w:date="2016-05-25T00:12:00Z">
          <w:pPr>
            <w:suppressAutoHyphens w:val="0"/>
            <w:spacing w:after="0"/>
          </w:pPr>
        </w:pPrChange>
      </w:pPr>
      <w:del w:id="107" w:author="Sonia Kéfi" w:date="2016-05-25T00:11:00Z">
        <w:r w:rsidRPr="00A16CED" w:rsidDel="00A16CED">
          <w:rPr>
            <w:bCs/>
            <w:i/>
            <w:sz w:val="20"/>
            <w:szCs w:val="20"/>
            <w:lang w:val="en-US"/>
            <w:rPrChange w:id="108" w:author="Sonia Kéfi" w:date="2016-05-25T00:12:00Z">
              <w:rPr>
                <w:lang w:val="en-US"/>
              </w:rPr>
            </w:rPrChange>
          </w:rPr>
          <w:br w:type="page"/>
        </w:r>
      </w:del>
    </w:p>
    <w:p w14:paraId="48866083" w14:textId="6FDF1ADD" w:rsidR="00E06804" w:rsidRPr="00A16CED" w:rsidDel="00A16CED" w:rsidRDefault="005B5A79">
      <w:pPr>
        <w:rPr>
          <w:del w:id="109" w:author="Sonia Kéfi" w:date="2016-05-25T00:11:00Z"/>
          <w:b/>
          <w:sz w:val="32"/>
          <w:szCs w:val="32"/>
          <w:lang w:val="en-US"/>
          <w:rPrChange w:id="110" w:author="Sonia Kéfi" w:date="2016-05-25T00:11:00Z">
            <w:rPr>
              <w:del w:id="111" w:author="Sonia Kéfi" w:date="2016-05-25T00:11:00Z"/>
              <w:lang w:val="en-US"/>
            </w:rPr>
          </w:rPrChange>
        </w:rPr>
        <w:pPrChange w:id="112" w:author="Sonia Kéfi" w:date="2016-05-25T00:12:00Z">
          <w:pPr>
            <w:pStyle w:val="Pardeliste"/>
            <w:numPr>
              <w:numId w:val="3"/>
            </w:numPr>
            <w:spacing w:after="0" w:line="240" w:lineRule="auto"/>
            <w:ind w:hanging="360"/>
            <w:jc w:val="both"/>
          </w:pPr>
        </w:pPrChange>
      </w:pPr>
      <w:del w:id="113" w:author="Sonia Kéfi" w:date="2016-05-25T00:13:00Z">
        <w:r w:rsidRPr="00A16CED" w:rsidDel="00A16CED">
          <w:rPr>
            <w:b/>
            <w:sz w:val="32"/>
            <w:szCs w:val="32"/>
            <w:lang w:val="en-US"/>
            <w:rPrChange w:id="114" w:author="Sonia Kéfi" w:date="2016-05-25T00:11:00Z">
              <w:rPr>
                <w:lang w:val="en-US"/>
              </w:rPr>
            </w:rPrChange>
          </w:rPr>
          <w:delText>Comparison of the clusters obtained based on the different layers</w:delText>
        </w:r>
      </w:del>
    </w:p>
    <w:p w14:paraId="649B0BF6" w14:textId="77777777" w:rsidR="005B5A79" w:rsidRPr="009A7C50" w:rsidDel="00A16CED" w:rsidRDefault="005B5A79">
      <w:pPr>
        <w:rPr>
          <w:del w:id="115" w:author="Sonia Kéfi" w:date="2016-05-25T00:11:00Z"/>
          <w:b/>
          <w:lang w:val="en-US"/>
        </w:rPr>
        <w:pPrChange w:id="116" w:author="Sonia Kéfi" w:date="2016-05-25T00:12:00Z">
          <w:pPr>
            <w:spacing w:after="0" w:line="240" w:lineRule="auto"/>
            <w:jc w:val="both"/>
          </w:pPr>
        </w:pPrChange>
      </w:pPr>
    </w:p>
    <w:p w14:paraId="3C30038D" w14:textId="77777777" w:rsidR="00A16CED" w:rsidRDefault="00A16CED" w:rsidP="00E06804">
      <w:pPr>
        <w:spacing w:after="0" w:line="240" w:lineRule="auto"/>
        <w:jc w:val="both"/>
        <w:rPr>
          <w:ins w:id="117" w:author="Sonia Kéfi" w:date="2016-05-25T00:11:00Z"/>
          <w:rFonts w:ascii="Times New Roman" w:hAnsi="Times New Roman"/>
          <w:bCs/>
          <w:sz w:val="24"/>
          <w:szCs w:val="24"/>
          <w:lang w:val="en-US"/>
        </w:rPr>
      </w:pPr>
    </w:p>
    <w:p w14:paraId="20917156" w14:textId="4AA23A98" w:rsidR="001A0067" w:rsidRDefault="001A0067" w:rsidP="00E06804">
      <w:pPr>
        <w:spacing w:after="0" w:line="240" w:lineRule="auto"/>
        <w:jc w:val="both"/>
        <w:rPr>
          <w:ins w:id="118" w:author="Sonia Kéfi" w:date="2016-04-28T17:44:00Z"/>
          <w:rFonts w:ascii="Times New Roman" w:hAnsi="Times New Roman"/>
          <w:bCs/>
          <w:sz w:val="24"/>
          <w:szCs w:val="24"/>
          <w:lang w:val="en-US"/>
        </w:rPr>
      </w:pPr>
      <w:r w:rsidRPr="009A7C50">
        <w:rPr>
          <w:rFonts w:ascii="Times New Roman" w:hAnsi="Times New Roman"/>
          <w:bCs/>
          <w:sz w:val="24"/>
          <w:szCs w:val="24"/>
          <w:lang w:val="en-US"/>
        </w:rPr>
        <w:t>How does the grouping into cluster</w:t>
      </w:r>
      <w:r w:rsidR="0002190B">
        <w:rPr>
          <w:rFonts w:ascii="Times New Roman" w:hAnsi="Times New Roman"/>
          <w:bCs/>
          <w:sz w:val="24"/>
          <w:szCs w:val="24"/>
          <w:lang w:val="en-US"/>
        </w:rPr>
        <w:t>s</w:t>
      </w:r>
      <w:r w:rsidRPr="009A7C50">
        <w:rPr>
          <w:rFonts w:ascii="Times New Roman" w:hAnsi="Times New Roman"/>
          <w:bCs/>
          <w:sz w:val="24"/>
          <w:szCs w:val="24"/>
          <w:lang w:val="en-US"/>
        </w:rPr>
        <w:t xml:space="preserve"> vary depending on the layer of the network used? It is expected to get a higher level of refinement of the clusters when additional layers are incorporated in the data, but does one of the layer</w:t>
      </w:r>
      <w:r w:rsidR="0002190B">
        <w:rPr>
          <w:rFonts w:ascii="Times New Roman" w:hAnsi="Times New Roman"/>
          <w:bCs/>
          <w:sz w:val="24"/>
          <w:szCs w:val="24"/>
          <w:lang w:val="en-US"/>
        </w:rPr>
        <w:t>s</w:t>
      </w:r>
      <w:r w:rsidRPr="009A7C50">
        <w:rPr>
          <w:rFonts w:ascii="Times New Roman" w:hAnsi="Times New Roman"/>
          <w:bCs/>
          <w:sz w:val="24"/>
          <w:szCs w:val="24"/>
          <w:lang w:val="en-US"/>
        </w:rPr>
        <w:t xml:space="preserve"> contain</w:t>
      </w:r>
      <w:r w:rsidR="00363761" w:rsidRPr="009A7C50">
        <w:rPr>
          <w:rFonts w:ascii="Times New Roman" w:hAnsi="Times New Roman"/>
          <w:bCs/>
          <w:sz w:val="24"/>
          <w:szCs w:val="24"/>
          <w:lang w:val="en-US"/>
        </w:rPr>
        <w:t>s</w:t>
      </w:r>
      <w:r w:rsidRPr="009A7C50">
        <w:rPr>
          <w:rFonts w:ascii="Times New Roman" w:hAnsi="Times New Roman"/>
          <w:bCs/>
          <w:sz w:val="24"/>
          <w:szCs w:val="24"/>
          <w:lang w:val="en-US"/>
        </w:rPr>
        <w:t xml:space="preserve"> already most </w:t>
      </w:r>
      <w:r w:rsidR="00323958" w:rsidRPr="009A7C50">
        <w:rPr>
          <w:rFonts w:ascii="Times New Roman" w:hAnsi="Times New Roman"/>
          <w:bCs/>
          <w:sz w:val="24"/>
          <w:szCs w:val="24"/>
          <w:lang w:val="en-US"/>
        </w:rPr>
        <w:t>(</w:t>
      </w:r>
      <w:r w:rsidRPr="009A7C50">
        <w:rPr>
          <w:rFonts w:ascii="Times New Roman" w:hAnsi="Times New Roman"/>
          <w:bCs/>
          <w:sz w:val="24"/>
          <w:szCs w:val="24"/>
          <w:lang w:val="en-US"/>
        </w:rPr>
        <w:t>or all</w:t>
      </w:r>
      <w:r w:rsidR="00323958" w:rsidRPr="009A7C50">
        <w:rPr>
          <w:rFonts w:ascii="Times New Roman" w:hAnsi="Times New Roman"/>
          <w:bCs/>
          <w:sz w:val="24"/>
          <w:szCs w:val="24"/>
          <w:lang w:val="en-US"/>
        </w:rPr>
        <w:t>)</w:t>
      </w:r>
      <w:r w:rsidRPr="009A7C50">
        <w:rPr>
          <w:rFonts w:ascii="Times New Roman" w:hAnsi="Times New Roman"/>
          <w:bCs/>
          <w:sz w:val="24"/>
          <w:szCs w:val="24"/>
          <w:lang w:val="en-US"/>
        </w:rPr>
        <w:t xml:space="preserve"> of the information needed</w:t>
      </w:r>
      <w:r w:rsidR="00363761" w:rsidRPr="009A7C50">
        <w:rPr>
          <w:rFonts w:ascii="Times New Roman" w:hAnsi="Times New Roman"/>
          <w:bCs/>
          <w:sz w:val="24"/>
          <w:szCs w:val="24"/>
          <w:lang w:val="en-US"/>
        </w:rPr>
        <w:t xml:space="preserve"> to define a given cluster</w:t>
      </w:r>
      <w:r w:rsidRPr="009A7C50">
        <w:rPr>
          <w:rFonts w:ascii="Times New Roman" w:hAnsi="Times New Roman"/>
          <w:bCs/>
          <w:sz w:val="24"/>
          <w:szCs w:val="24"/>
          <w:lang w:val="en-US"/>
        </w:rPr>
        <w:t>? We applied the same probabilistic algorithm to each of the layers individually</w:t>
      </w:r>
      <w:r w:rsidR="0002190B">
        <w:rPr>
          <w:rFonts w:ascii="Times New Roman" w:hAnsi="Times New Roman"/>
          <w:bCs/>
          <w:sz w:val="24"/>
          <w:szCs w:val="24"/>
          <w:lang w:val="en-US"/>
        </w:rPr>
        <w:t xml:space="preserve"> (or to the combination</w:t>
      </w:r>
      <w:r w:rsidR="00323958" w:rsidRPr="009A7C50">
        <w:rPr>
          <w:rFonts w:ascii="Times New Roman" w:hAnsi="Times New Roman"/>
          <w:bCs/>
          <w:sz w:val="24"/>
          <w:szCs w:val="24"/>
          <w:lang w:val="en-US"/>
        </w:rPr>
        <w:t xml:space="preserve"> of two of the three layers),</w:t>
      </w:r>
      <w:r w:rsidRPr="009A7C50">
        <w:rPr>
          <w:rFonts w:ascii="Times New Roman" w:hAnsi="Times New Roman"/>
          <w:bCs/>
          <w:sz w:val="24"/>
          <w:szCs w:val="24"/>
          <w:lang w:val="en-US"/>
        </w:rPr>
        <w:t xml:space="preserve"> and </w:t>
      </w:r>
      <w:r w:rsidR="00323958" w:rsidRPr="009A7C50">
        <w:rPr>
          <w:rFonts w:ascii="Times New Roman" w:hAnsi="Times New Roman"/>
          <w:bCs/>
          <w:sz w:val="24"/>
          <w:szCs w:val="24"/>
          <w:lang w:val="en-US"/>
        </w:rPr>
        <w:t xml:space="preserve">we </w:t>
      </w:r>
      <w:r w:rsidRPr="009A7C50">
        <w:rPr>
          <w:rFonts w:ascii="Times New Roman" w:hAnsi="Times New Roman"/>
          <w:bCs/>
          <w:sz w:val="24"/>
          <w:szCs w:val="24"/>
          <w:lang w:val="en-US"/>
        </w:rPr>
        <w:t xml:space="preserve">compared the clusters identified to those obtained when using the 3-dimentional information. The results are </w:t>
      </w:r>
      <w:r w:rsidR="00363761" w:rsidRPr="009A7C50">
        <w:rPr>
          <w:rFonts w:ascii="Times New Roman" w:hAnsi="Times New Roman"/>
          <w:bCs/>
          <w:sz w:val="24"/>
          <w:szCs w:val="24"/>
          <w:lang w:val="en-US"/>
        </w:rPr>
        <w:t xml:space="preserve">displayed </w:t>
      </w:r>
      <w:r w:rsidRPr="009A7C50">
        <w:rPr>
          <w:rFonts w:ascii="Times New Roman" w:hAnsi="Times New Roman"/>
          <w:bCs/>
          <w:sz w:val="24"/>
          <w:szCs w:val="24"/>
          <w:lang w:val="en-US"/>
        </w:rPr>
        <w:t xml:space="preserve">in </w:t>
      </w:r>
      <w:ins w:id="119" w:author="Sonia Kéfi" w:date="2016-05-24T23:33:00Z">
        <w:r w:rsidR="0080517E">
          <w:rPr>
            <w:rFonts w:ascii="Times New Roman" w:hAnsi="Times New Roman"/>
            <w:bCs/>
            <w:sz w:val="24"/>
            <w:szCs w:val="24"/>
            <w:lang w:val="en-US"/>
          </w:rPr>
          <w:t>S</w:t>
        </w:r>
      </w:ins>
      <w:ins w:id="120" w:author="Sonia Kéfi" w:date="2016-05-25T00:02:00Z">
        <w:r w:rsidR="0080517E">
          <w:rPr>
            <w:rFonts w:ascii="Times New Roman" w:hAnsi="Times New Roman"/>
            <w:bCs/>
            <w:sz w:val="24"/>
            <w:szCs w:val="24"/>
            <w:lang w:val="en-US"/>
          </w:rPr>
          <w:t>6</w:t>
        </w:r>
      </w:ins>
      <w:ins w:id="121" w:author="Sonia Kéfi" w:date="2016-05-24T23:33:00Z">
        <w:r w:rsidR="00C20694">
          <w:rPr>
            <w:rFonts w:ascii="Times New Roman" w:hAnsi="Times New Roman"/>
            <w:bCs/>
            <w:sz w:val="24"/>
            <w:szCs w:val="24"/>
            <w:lang w:val="en-US"/>
          </w:rPr>
          <w:t xml:space="preserve"> </w:t>
        </w:r>
      </w:ins>
      <w:r w:rsidRPr="009A7C50">
        <w:rPr>
          <w:rFonts w:ascii="Times New Roman" w:hAnsi="Times New Roman"/>
          <w:bCs/>
          <w:sz w:val="24"/>
          <w:szCs w:val="24"/>
          <w:lang w:val="en-US"/>
        </w:rPr>
        <w:t>Fig</w:t>
      </w:r>
      <w:del w:id="122" w:author="Sonia Kéfi" w:date="2016-05-24T23:30:00Z">
        <w:r w:rsidRPr="009A7C50" w:rsidDel="00CE441E">
          <w:rPr>
            <w:rFonts w:ascii="Times New Roman" w:hAnsi="Times New Roman"/>
            <w:bCs/>
            <w:sz w:val="24"/>
            <w:szCs w:val="24"/>
            <w:lang w:val="en-US"/>
          </w:rPr>
          <w:delText>.</w:delText>
        </w:r>
      </w:del>
      <w:del w:id="123" w:author="Sonia Kéfi" w:date="2016-05-24T23:33:00Z">
        <w:r w:rsidRPr="009A7C50" w:rsidDel="00C20694">
          <w:rPr>
            <w:rFonts w:ascii="Times New Roman" w:hAnsi="Times New Roman"/>
            <w:bCs/>
            <w:sz w:val="24"/>
            <w:szCs w:val="24"/>
            <w:lang w:val="en-US"/>
          </w:rPr>
          <w:delText xml:space="preserve"> S5</w:delText>
        </w:r>
      </w:del>
      <w:r w:rsidRPr="009A7C50">
        <w:rPr>
          <w:rFonts w:ascii="Times New Roman" w:hAnsi="Times New Roman"/>
          <w:bCs/>
          <w:sz w:val="24"/>
          <w:szCs w:val="24"/>
          <w:lang w:val="en-US"/>
        </w:rPr>
        <w:t xml:space="preserve">. </w:t>
      </w:r>
    </w:p>
    <w:p w14:paraId="1CA4D190" w14:textId="77777777" w:rsidR="00BB1002" w:rsidRPr="009A7C50" w:rsidDel="0080517E" w:rsidRDefault="00BB1002" w:rsidP="00E06804">
      <w:pPr>
        <w:spacing w:after="0" w:line="240" w:lineRule="auto"/>
        <w:jc w:val="both"/>
        <w:rPr>
          <w:del w:id="124" w:author="Sonia Kéfi" w:date="2016-05-25T00:00:00Z"/>
          <w:rFonts w:ascii="Times New Roman" w:hAnsi="Times New Roman"/>
          <w:bCs/>
          <w:sz w:val="24"/>
          <w:szCs w:val="24"/>
          <w:lang w:val="en-US"/>
        </w:rPr>
      </w:pPr>
    </w:p>
    <w:p w14:paraId="23577ABA" w14:textId="38D77D50" w:rsidR="001A0067" w:rsidRPr="009A7C50" w:rsidDel="0080517E" w:rsidRDefault="001A0067" w:rsidP="00E06804">
      <w:pPr>
        <w:spacing w:after="0" w:line="240" w:lineRule="auto"/>
        <w:jc w:val="both"/>
        <w:rPr>
          <w:del w:id="125" w:author="Sonia Kéfi" w:date="2016-05-25T00:00:00Z"/>
          <w:rFonts w:ascii="Times New Roman" w:hAnsi="Times New Roman"/>
          <w:bCs/>
          <w:sz w:val="24"/>
          <w:szCs w:val="24"/>
          <w:lang w:val="en-US"/>
        </w:rPr>
      </w:pPr>
    </w:p>
    <w:p w14:paraId="66315548" w14:textId="1EE0A50F" w:rsidR="00E06804" w:rsidRPr="009A7C50" w:rsidDel="0080517E" w:rsidRDefault="00363761">
      <w:pPr>
        <w:spacing w:after="0" w:line="240" w:lineRule="auto"/>
        <w:jc w:val="center"/>
        <w:rPr>
          <w:del w:id="126" w:author="Sonia Kéfi" w:date="2016-05-25T00:00:00Z"/>
          <w:rFonts w:ascii="Times New Roman" w:hAnsi="Times New Roman"/>
          <w:bCs/>
          <w:i/>
          <w:sz w:val="20"/>
          <w:szCs w:val="20"/>
        </w:rPr>
      </w:pPr>
      <w:del w:id="127" w:author="Sonia Kéfi" w:date="2016-05-25T00:00:00Z">
        <w:r w:rsidRPr="009A7C50" w:rsidDel="0080517E">
          <w:rPr>
            <w:rFonts w:ascii="Times New Roman" w:hAnsi="Times New Roman"/>
            <w:bCs/>
            <w:i/>
            <w:noProof/>
            <w:sz w:val="20"/>
            <w:szCs w:val="20"/>
            <w:lang w:eastAsia="fr-FR"/>
            <w:rPrChange w:id="128" w:author="Unknown">
              <w:rPr>
                <w:noProof/>
                <w:lang w:eastAsia="fr-FR"/>
              </w:rPr>
            </w:rPrChange>
          </w:rPr>
          <w:drawing>
            <wp:inline distT="0" distB="0" distL="0" distR="0" wp14:anchorId="2E8D90B9" wp14:editId="5853B8AD">
              <wp:extent cx="4501134" cy="3600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uvial_all.jpg"/>
                      <pic:cNvPicPr/>
                    </pic:nvPicPr>
                    <pic:blipFill>
                      <a:blip r:embed="rId12">
                        <a:extLst>
                          <a:ext uri="{28A0092B-C50C-407E-A947-70E740481C1C}">
                            <a14:useLocalDpi xmlns:a14="http://schemas.microsoft.com/office/drawing/2010/main" val="0"/>
                          </a:ext>
                        </a:extLst>
                      </a:blip>
                      <a:stretch>
                        <a:fillRect/>
                      </a:stretch>
                    </pic:blipFill>
                    <pic:spPr>
                      <a:xfrm>
                        <a:off x="0" y="0"/>
                        <a:ext cx="4501134" cy="3600450"/>
                      </a:xfrm>
                      <a:prstGeom prst="rect">
                        <a:avLst/>
                      </a:prstGeom>
                    </pic:spPr>
                  </pic:pic>
                </a:graphicData>
              </a:graphic>
            </wp:inline>
          </w:drawing>
        </w:r>
      </w:del>
    </w:p>
    <w:p w14:paraId="0D99A136" w14:textId="2B28EC9E" w:rsidR="00E06804" w:rsidRPr="009A7C50" w:rsidDel="0080517E" w:rsidRDefault="00E06804">
      <w:pPr>
        <w:spacing w:after="0" w:line="240" w:lineRule="auto"/>
        <w:jc w:val="center"/>
        <w:rPr>
          <w:del w:id="129" w:author="Sonia Kéfi" w:date="2016-05-25T00:00:00Z"/>
          <w:rFonts w:ascii="Times New Roman" w:hAnsi="Times New Roman"/>
          <w:bCs/>
          <w:i/>
          <w:sz w:val="20"/>
          <w:szCs w:val="20"/>
        </w:rPr>
        <w:pPrChange w:id="130" w:author="Sonia Kéfi" w:date="2016-05-25T00:00:00Z">
          <w:pPr>
            <w:spacing w:after="0" w:line="240" w:lineRule="auto"/>
            <w:jc w:val="both"/>
          </w:pPr>
        </w:pPrChange>
      </w:pPr>
    </w:p>
    <w:p w14:paraId="59CA441F" w14:textId="1556AA7F" w:rsidR="00E06804" w:rsidRPr="00481218" w:rsidDel="0080517E" w:rsidRDefault="00E06804">
      <w:pPr>
        <w:spacing w:after="0" w:line="240" w:lineRule="auto"/>
        <w:jc w:val="center"/>
        <w:rPr>
          <w:del w:id="131" w:author="Sonia Kéfi" w:date="2016-05-25T00:00:00Z"/>
          <w:rFonts w:ascii="Times New Roman" w:hAnsi="Times New Roman"/>
          <w:i/>
          <w:lang w:val="en-US"/>
        </w:rPr>
        <w:pPrChange w:id="132" w:author="Sonia Kéfi" w:date="2016-05-25T00:00:00Z">
          <w:pPr>
            <w:spacing w:after="0" w:line="240" w:lineRule="auto"/>
            <w:jc w:val="both"/>
          </w:pPr>
        </w:pPrChange>
      </w:pPr>
      <w:del w:id="133" w:author="Sonia Kéfi" w:date="2016-05-25T00:00:00Z">
        <w:r w:rsidRPr="00481218" w:rsidDel="0080517E">
          <w:rPr>
            <w:rFonts w:ascii="Times New Roman" w:hAnsi="Times New Roman"/>
            <w:b/>
            <w:i/>
            <w:lang w:val="en-US"/>
          </w:rPr>
          <w:delText>Figure S</w:delText>
        </w:r>
        <w:r w:rsidR="003F6E54" w:rsidRPr="00481218" w:rsidDel="0080517E">
          <w:rPr>
            <w:rFonts w:ascii="Times New Roman" w:hAnsi="Times New Roman"/>
            <w:b/>
            <w:i/>
            <w:lang w:val="en-US"/>
          </w:rPr>
          <w:delText>6</w:delText>
        </w:r>
        <w:r w:rsidRPr="00481218" w:rsidDel="0080517E">
          <w:rPr>
            <w:rFonts w:ascii="Times New Roman" w:hAnsi="Times New Roman"/>
            <w:b/>
            <w:i/>
            <w:lang w:val="en-US"/>
          </w:rPr>
          <w:delText>.</w:delText>
        </w:r>
        <w:r w:rsidRPr="00481218" w:rsidDel="0080517E">
          <w:rPr>
            <w:rFonts w:ascii="Times New Roman" w:hAnsi="Times New Roman"/>
            <w:i/>
            <w:lang w:val="en-US"/>
          </w:rPr>
          <w:delText xml:space="preserve"> </w:delText>
        </w:r>
        <w:r w:rsidR="00F3313D" w:rsidRPr="00481218" w:rsidDel="0080517E">
          <w:rPr>
            <w:rFonts w:ascii="Times New Roman" w:hAnsi="Times New Roman"/>
            <w:i/>
            <w:lang w:val="en-US"/>
          </w:rPr>
          <w:delText xml:space="preserve">Alluvial </w:delText>
        </w:r>
        <w:r w:rsidR="00AC3530" w:rsidRPr="00481218" w:rsidDel="0080517E">
          <w:rPr>
            <w:rFonts w:ascii="Times New Roman" w:hAnsi="Times New Roman"/>
            <w:i/>
            <w:lang w:val="en-US"/>
          </w:rPr>
          <w:delText>diagrams</w:delText>
        </w:r>
        <w:r w:rsidR="00F3313D" w:rsidRPr="00481218" w:rsidDel="0080517E">
          <w:rPr>
            <w:rFonts w:ascii="Times New Roman" w:hAnsi="Times New Roman"/>
            <w:i/>
            <w:lang w:val="en-US"/>
          </w:rPr>
          <w:delText xml:space="preserve"> </w:delText>
        </w:r>
        <w:r w:rsidR="00F478AE" w:rsidRPr="00481218" w:rsidDel="0080517E">
          <w:rPr>
            <w:rFonts w:ascii="Times New Roman" w:hAnsi="Times New Roman"/>
            <w:i/>
            <w:lang w:val="en-US"/>
          </w:rPr>
          <w:delText xml:space="preserve">comparing the clusters </w:delText>
        </w:r>
        <w:r w:rsidR="00EC3565" w:rsidRPr="00481218" w:rsidDel="0080517E">
          <w:rPr>
            <w:rFonts w:ascii="Times New Roman" w:hAnsi="Times New Roman"/>
            <w:i/>
            <w:lang w:val="en-US"/>
          </w:rPr>
          <w:delText>identified using</w:delText>
        </w:r>
        <w:r w:rsidR="00F478AE" w:rsidRPr="00481218" w:rsidDel="0080517E">
          <w:rPr>
            <w:rFonts w:ascii="Times New Roman" w:hAnsi="Times New Roman"/>
            <w:i/>
            <w:lang w:val="en-US"/>
          </w:rPr>
          <w:delText xml:space="preserve"> the 3-d</w:delText>
        </w:r>
        <w:r w:rsidR="00B64C11" w:rsidRPr="00481218" w:rsidDel="0080517E">
          <w:rPr>
            <w:rFonts w:ascii="Times New Roman" w:hAnsi="Times New Roman"/>
            <w:i/>
            <w:lang w:val="en-US"/>
          </w:rPr>
          <w:delText>imentional data to those of each of the layers independently</w:delText>
        </w:r>
        <w:r w:rsidR="0002190B" w:rsidRPr="00481218" w:rsidDel="0080517E">
          <w:rPr>
            <w:rFonts w:ascii="Times New Roman" w:hAnsi="Times New Roman"/>
            <w:i/>
            <w:lang w:val="en-US"/>
          </w:rPr>
          <w:delText xml:space="preserve"> (top row) or to those obtained using a combination of two of the three layers (bottom row)</w:delText>
        </w:r>
        <w:r w:rsidR="00B64C11" w:rsidRPr="00481218" w:rsidDel="0080517E">
          <w:rPr>
            <w:rFonts w:ascii="Times New Roman" w:hAnsi="Times New Roman"/>
            <w:i/>
            <w:lang w:val="en-US"/>
          </w:rPr>
          <w:delText>.</w:delText>
        </w:r>
        <w:r w:rsidR="000D494E" w:rsidRPr="00481218" w:rsidDel="0080517E">
          <w:rPr>
            <w:rFonts w:ascii="Times New Roman" w:hAnsi="Times New Roman"/>
            <w:i/>
            <w:lang w:val="en-US"/>
          </w:rPr>
          <w:delText xml:space="preserve"> </w:delText>
        </w:r>
        <w:r w:rsidR="00363761" w:rsidRPr="00481218" w:rsidDel="0080517E">
          <w:rPr>
            <w:rFonts w:ascii="Times New Roman" w:hAnsi="Times New Roman"/>
            <w:i/>
            <w:lang w:val="en-US"/>
          </w:rPr>
          <w:delText>Top l</w:delText>
        </w:r>
        <w:r w:rsidR="000D494E" w:rsidRPr="00481218" w:rsidDel="0080517E">
          <w:rPr>
            <w:rFonts w:ascii="Times New Roman" w:hAnsi="Times New Roman"/>
            <w:i/>
            <w:lang w:val="en-US"/>
          </w:rPr>
          <w:delText xml:space="preserve">eft: complete data set vs trophic layer, </w:delText>
        </w:r>
        <w:r w:rsidR="00363761" w:rsidRPr="00481218" w:rsidDel="0080517E">
          <w:rPr>
            <w:rFonts w:ascii="Times New Roman" w:hAnsi="Times New Roman"/>
            <w:i/>
            <w:lang w:val="en-US"/>
          </w:rPr>
          <w:delText xml:space="preserve">top </w:delText>
        </w:r>
        <w:r w:rsidR="000D494E" w:rsidRPr="00481218" w:rsidDel="0080517E">
          <w:rPr>
            <w:rFonts w:ascii="Times New Roman" w:hAnsi="Times New Roman"/>
            <w:i/>
            <w:lang w:val="en-US"/>
          </w:rPr>
          <w:delText xml:space="preserve">middle: complete data set vs negative non-trophic layer, </w:delText>
        </w:r>
        <w:r w:rsidR="00363761" w:rsidRPr="00481218" w:rsidDel="0080517E">
          <w:rPr>
            <w:rFonts w:ascii="Times New Roman" w:hAnsi="Times New Roman"/>
            <w:i/>
            <w:lang w:val="en-US"/>
          </w:rPr>
          <w:delText xml:space="preserve">top </w:delText>
        </w:r>
        <w:r w:rsidR="000D494E" w:rsidRPr="00481218" w:rsidDel="0080517E">
          <w:rPr>
            <w:rFonts w:ascii="Times New Roman" w:hAnsi="Times New Roman"/>
            <w:i/>
            <w:lang w:val="en-US"/>
          </w:rPr>
          <w:delText>right: complete data set vs positive layer</w:delText>
        </w:r>
        <w:r w:rsidR="00363761" w:rsidRPr="00481218" w:rsidDel="0080517E">
          <w:rPr>
            <w:rFonts w:ascii="Times New Roman" w:hAnsi="Times New Roman"/>
            <w:i/>
            <w:lang w:val="en-US"/>
          </w:rPr>
          <w:delText>, bottom left: complete data set vs positive + negative non-trophic layers, bottom middle: complete data set vs trophic + negative non-trophic layer, right: complete data set vs trophic + positive non-trophic layer</w:delText>
        </w:r>
        <w:r w:rsidR="000D494E" w:rsidRPr="00481218" w:rsidDel="0080517E">
          <w:rPr>
            <w:rFonts w:ascii="Times New Roman" w:hAnsi="Times New Roman"/>
            <w:i/>
            <w:lang w:val="en-US"/>
          </w:rPr>
          <w:delText xml:space="preserve">. </w:delText>
        </w:r>
        <w:r w:rsidR="00363761" w:rsidRPr="00481218" w:rsidDel="0080517E">
          <w:rPr>
            <w:rFonts w:ascii="Times New Roman" w:hAnsi="Times New Roman"/>
            <w:i/>
            <w:lang w:val="en-US"/>
          </w:rPr>
          <w:delText xml:space="preserve">Numbers in the boxes reflect arbitrary numbers given to the clusters (the numbers associated with the clusters of the complete data set are the same as those used in the rest of the paper). Thickness of the box is related to the number of species in the cluster. </w:delText>
        </w:r>
        <w:r w:rsidR="000D494E" w:rsidRPr="00481218" w:rsidDel="0080517E">
          <w:rPr>
            <w:rFonts w:ascii="Times New Roman" w:hAnsi="Times New Roman"/>
            <w:i/>
            <w:lang w:val="en-US"/>
          </w:rPr>
          <w:delText>Flows between the clusters show the species that are in common between the clusters (thickness of the flow is proport</w:delText>
        </w:r>
        <w:r w:rsidR="00363761" w:rsidRPr="00481218" w:rsidDel="0080517E">
          <w:rPr>
            <w:rFonts w:ascii="Times New Roman" w:hAnsi="Times New Roman"/>
            <w:i/>
            <w:lang w:val="en-US"/>
          </w:rPr>
          <w:delText>ional to the number of species).</w:delText>
        </w:r>
        <w:r w:rsidR="000D494E" w:rsidRPr="00481218" w:rsidDel="0080517E">
          <w:rPr>
            <w:rFonts w:ascii="Times New Roman" w:hAnsi="Times New Roman"/>
            <w:i/>
            <w:lang w:val="en-US"/>
          </w:rPr>
          <w:delText xml:space="preserve"> </w:delText>
        </w:r>
      </w:del>
    </w:p>
    <w:p w14:paraId="3FA4393F" w14:textId="3DEF423A" w:rsidR="00E06804" w:rsidRPr="00BB1002" w:rsidDel="0080517E" w:rsidRDefault="00E06804">
      <w:pPr>
        <w:spacing w:after="0" w:line="240" w:lineRule="auto"/>
        <w:jc w:val="center"/>
        <w:rPr>
          <w:del w:id="134" w:author="Sonia Kéfi" w:date="2016-05-25T00:00:00Z"/>
        </w:rPr>
        <w:pPrChange w:id="135" w:author="Sonia Kéfi" w:date="2016-05-25T00:00:00Z">
          <w:pPr>
            <w:spacing w:after="0" w:line="240" w:lineRule="auto"/>
          </w:pPr>
        </w:pPrChange>
      </w:pPr>
    </w:p>
    <w:p w14:paraId="5B89E937" w14:textId="77777777" w:rsidR="00BB1002" w:rsidRDefault="00BB1002" w:rsidP="009A7C50">
      <w:pPr>
        <w:spacing w:after="0" w:line="240" w:lineRule="auto"/>
        <w:jc w:val="both"/>
        <w:rPr>
          <w:ins w:id="136" w:author="Sonia Kéfi" w:date="2016-04-28T17:44:00Z"/>
          <w:rFonts w:ascii="Times New Roman" w:hAnsi="Times New Roman"/>
          <w:sz w:val="24"/>
          <w:szCs w:val="24"/>
          <w:lang w:val="en-US"/>
        </w:rPr>
      </w:pPr>
    </w:p>
    <w:p w14:paraId="4E5FC140" w14:textId="5773E263" w:rsidR="00F3313D" w:rsidRPr="009A7C50" w:rsidDel="00676576" w:rsidRDefault="00F3313D" w:rsidP="009A7C50">
      <w:pPr>
        <w:spacing w:after="0" w:line="240" w:lineRule="auto"/>
        <w:jc w:val="both"/>
        <w:rPr>
          <w:del w:id="137" w:author="Sonia Kéfi" w:date="2016-05-25T11:16:00Z"/>
          <w:rFonts w:ascii="Times New Roman" w:hAnsi="Times New Roman"/>
          <w:sz w:val="24"/>
          <w:szCs w:val="24"/>
          <w:lang w:val="en-US"/>
        </w:rPr>
      </w:pPr>
      <w:r w:rsidRPr="009A7C50">
        <w:rPr>
          <w:rFonts w:ascii="Times New Roman" w:hAnsi="Times New Roman"/>
          <w:sz w:val="24"/>
          <w:szCs w:val="24"/>
          <w:lang w:val="en-US"/>
        </w:rPr>
        <w:t>We obtained 14 clusters using all interaction types, 10 clusters with the trophic interactions only and 6 clusters when using the negative or the positive non-trophic interactions</w:t>
      </w:r>
      <w:r w:rsidR="00363761" w:rsidRPr="009A7C50">
        <w:rPr>
          <w:rFonts w:ascii="Times New Roman" w:hAnsi="Times New Roman"/>
          <w:sz w:val="24"/>
          <w:szCs w:val="24"/>
          <w:lang w:val="en-US"/>
        </w:rPr>
        <w:t xml:space="preserve"> (</w:t>
      </w:r>
      <w:ins w:id="138" w:author="Sonia Kéfi" w:date="2016-05-24T23:33:00Z">
        <w:r w:rsidR="00C20694">
          <w:rPr>
            <w:rFonts w:ascii="Times New Roman" w:hAnsi="Times New Roman"/>
            <w:sz w:val="24"/>
            <w:szCs w:val="24"/>
            <w:lang w:val="en-US"/>
          </w:rPr>
          <w:t xml:space="preserve">S5 </w:t>
        </w:r>
      </w:ins>
      <w:r w:rsidR="00363761" w:rsidRPr="009A7C50">
        <w:rPr>
          <w:rFonts w:ascii="Times New Roman" w:hAnsi="Times New Roman"/>
          <w:sz w:val="24"/>
          <w:szCs w:val="24"/>
          <w:lang w:val="en-US"/>
        </w:rPr>
        <w:t>Fig</w:t>
      </w:r>
      <w:del w:id="139" w:author="Sonia Kéfi" w:date="2016-05-24T23:30:00Z">
        <w:r w:rsidR="00363761" w:rsidRPr="009A7C50" w:rsidDel="00CE441E">
          <w:rPr>
            <w:rFonts w:ascii="Times New Roman" w:hAnsi="Times New Roman"/>
            <w:sz w:val="24"/>
            <w:szCs w:val="24"/>
            <w:lang w:val="en-US"/>
          </w:rPr>
          <w:delText>.</w:delText>
        </w:r>
      </w:del>
      <w:del w:id="140" w:author="Sonia Kéfi" w:date="2016-05-24T23:33:00Z">
        <w:r w:rsidR="00363761" w:rsidRPr="009A7C50" w:rsidDel="00C20694">
          <w:rPr>
            <w:rFonts w:ascii="Times New Roman" w:hAnsi="Times New Roman"/>
            <w:sz w:val="24"/>
            <w:szCs w:val="24"/>
            <w:lang w:val="en-US"/>
          </w:rPr>
          <w:delText xml:space="preserve"> S5</w:delText>
        </w:r>
      </w:del>
      <w:r w:rsidR="00363761" w:rsidRPr="009A7C50">
        <w:rPr>
          <w:rFonts w:ascii="Times New Roman" w:hAnsi="Times New Roman"/>
          <w:sz w:val="24"/>
          <w:szCs w:val="24"/>
          <w:lang w:val="en-US"/>
        </w:rPr>
        <w:t>, top row)</w:t>
      </w:r>
      <w:r w:rsidRPr="009A7C50">
        <w:rPr>
          <w:rFonts w:ascii="Times New Roman" w:hAnsi="Times New Roman"/>
          <w:sz w:val="24"/>
          <w:szCs w:val="24"/>
          <w:lang w:val="en-US"/>
        </w:rPr>
        <w:t xml:space="preserve">. </w:t>
      </w:r>
      <w:r w:rsidR="0002190B">
        <w:rPr>
          <w:rFonts w:ascii="Times New Roman" w:hAnsi="Times New Roman"/>
          <w:sz w:val="24"/>
          <w:szCs w:val="24"/>
          <w:lang w:val="en-US"/>
        </w:rPr>
        <w:t xml:space="preserve">We summarize </w:t>
      </w:r>
      <w:r w:rsidR="00363761" w:rsidRPr="009A7C50">
        <w:rPr>
          <w:rFonts w:ascii="Times New Roman" w:hAnsi="Times New Roman"/>
          <w:sz w:val="24"/>
          <w:szCs w:val="24"/>
          <w:lang w:val="en-US"/>
        </w:rPr>
        <w:t xml:space="preserve">in </w:t>
      </w:r>
      <w:ins w:id="141" w:author="Sonia Kéfi" w:date="2016-05-24T23:33:00Z">
        <w:r w:rsidR="00C20694">
          <w:rPr>
            <w:rFonts w:ascii="Times New Roman" w:hAnsi="Times New Roman"/>
            <w:sz w:val="24"/>
            <w:szCs w:val="24"/>
            <w:lang w:val="en-US"/>
          </w:rPr>
          <w:t>S1 T</w:t>
        </w:r>
      </w:ins>
      <w:del w:id="142" w:author="Sonia Kéfi" w:date="2016-05-24T23:33:00Z">
        <w:r w:rsidR="00363761" w:rsidRPr="009A7C50" w:rsidDel="00C20694">
          <w:rPr>
            <w:rFonts w:ascii="Times New Roman" w:hAnsi="Times New Roman"/>
            <w:sz w:val="24"/>
            <w:szCs w:val="24"/>
            <w:lang w:val="en-US"/>
          </w:rPr>
          <w:delText>t</w:delText>
        </w:r>
      </w:del>
      <w:r w:rsidR="00363761" w:rsidRPr="009A7C50">
        <w:rPr>
          <w:rFonts w:ascii="Times New Roman" w:hAnsi="Times New Roman"/>
          <w:sz w:val="24"/>
          <w:szCs w:val="24"/>
          <w:lang w:val="en-US"/>
        </w:rPr>
        <w:t>able</w:t>
      </w:r>
      <w:del w:id="143" w:author="Sonia Kéfi" w:date="2016-05-24T23:33:00Z">
        <w:r w:rsidR="00363761" w:rsidRPr="009A7C50" w:rsidDel="00C20694">
          <w:rPr>
            <w:rFonts w:ascii="Times New Roman" w:hAnsi="Times New Roman"/>
            <w:sz w:val="24"/>
            <w:szCs w:val="24"/>
            <w:lang w:val="en-US"/>
          </w:rPr>
          <w:delText xml:space="preserve"> S1</w:delText>
        </w:r>
      </w:del>
      <w:r w:rsidR="00363761" w:rsidRPr="009A7C50">
        <w:rPr>
          <w:rFonts w:ascii="Times New Roman" w:hAnsi="Times New Roman"/>
          <w:sz w:val="24"/>
          <w:szCs w:val="24"/>
          <w:lang w:val="en-US"/>
        </w:rPr>
        <w:t xml:space="preserve"> in which o</w:t>
      </w:r>
      <w:r w:rsidR="00323958" w:rsidRPr="009A7C50">
        <w:rPr>
          <w:rFonts w:ascii="Times New Roman" w:hAnsi="Times New Roman"/>
          <w:sz w:val="24"/>
          <w:szCs w:val="24"/>
          <w:lang w:val="en-US"/>
        </w:rPr>
        <w:t>f the layer (or combination of two</w:t>
      </w:r>
      <w:r w:rsidR="00363761" w:rsidRPr="009A7C50">
        <w:rPr>
          <w:rFonts w:ascii="Times New Roman" w:hAnsi="Times New Roman"/>
          <w:sz w:val="24"/>
          <w:szCs w:val="24"/>
          <w:lang w:val="en-US"/>
        </w:rPr>
        <w:t xml:space="preserve"> layers) a given cluster is conserved. </w:t>
      </w:r>
    </w:p>
    <w:p w14:paraId="3BA83FB0" w14:textId="77777777" w:rsidR="00363761" w:rsidRPr="009A7C50" w:rsidDel="00676576" w:rsidRDefault="00363761" w:rsidP="009A7C50">
      <w:pPr>
        <w:spacing w:after="0" w:line="240" w:lineRule="auto"/>
        <w:jc w:val="both"/>
        <w:rPr>
          <w:del w:id="144" w:author="Sonia Kéfi" w:date="2016-05-25T11:16:00Z"/>
          <w:rFonts w:ascii="Times New Roman" w:hAnsi="Times New Roman"/>
          <w:sz w:val="24"/>
          <w:szCs w:val="24"/>
          <w:lang w:val="en-US"/>
        </w:rPr>
      </w:pPr>
    </w:p>
    <w:p w14:paraId="35AD0E26" w14:textId="1ECC6E95" w:rsidR="00BB1002" w:rsidRPr="009A7C50" w:rsidRDefault="00363761" w:rsidP="009A7C50">
      <w:pPr>
        <w:spacing w:after="0" w:line="240" w:lineRule="auto"/>
        <w:jc w:val="both"/>
        <w:rPr>
          <w:rFonts w:ascii="Times New Roman" w:hAnsi="Times New Roman"/>
          <w:sz w:val="24"/>
          <w:szCs w:val="24"/>
          <w:lang w:val="en-US"/>
        </w:rPr>
      </w:pPr>
      <w:r w:rsidRPr="009A7C50">
        <w:rPr>
          <w:rFonts w:ascii="Times New Roman" w:hAnsi="Times New Roman"/>
          <w:sz w:val="24"/>
          <w:szCs w:val="24"/>
          <w:lang w:val="en-US"/>
        </w:rPr>
        <w:t>This reveals that 3 clusters from the consumers’ group (clusters 7, 9, 14) are conserved when only the trophic layer is used, two clusters (10 and 5) are conserved using the negative non-trophic layer only, two clusters (7 and 5) are conserved when using the positive layer only. The rest of the clusters (4,</w:t>
      </w:r>
      <w:r w:rsidR="00323958" w:rsidRPr="009A7C50">
        <w:rPr>
          <w:rFonts w:ascii="Times New Roman" w:hAnsi="Times New Roman"/>
          <w:sz w:val="24"/>
          <w:szCs w:val="24"/>
          <w:lang w:val="en-US"/>
        </w:rPr>
        <w:t xml:space="preserve"> </w:t>
      </w:r>
      <w:r w:rsidRPr="009A7C50">
        <w:rPr>
          <w:rFonts w:ascii="Times New Roman" w:hAnsi="Times New Roman"/>
          <w:sz w:val="24"/>
          <w:szCs w:val="24"/>
          <w:lang w:val="en-US"/>
        </w:rPr>
        <w:t>1,</w:t>
      </w:r>
      <w:r w:rsidR="00323958" w:rsidRPr="009A7C50">
        <w:rPr>
          <w:rFonts w:ascii="Times New Roman" w:hAnsi="Times New Roman"/>
          <w:sz w:val="24"/>
          <w:szCs w:val="24"/>
          <w:lang w:val="en-US"/>
        </w:rPr>
        <w:t xml:space="preserve"> </w:t>
      </w:r>
      <w:r w:rsidR="0002190B">
        <w:rPr>
          <w:rFonts w:ascii="Times New Roman" w:hAnsi="Times New Roman"/>
          <w:sz w:val="24"/>
          <w:szCs w:val="24"/>
          <w:lang w:val="en-US"/>
        </w:rPr>
        <w:t>6, 13, 3, 11, 12, 2 and</w:t>
      </w:r>
      <w:r w:rsidRPr="009A7C50">
        <w:rPr>
          <w:rFonts w:ascii="Times New Roman" w:hAnsi="Times New Roman"/>
          <w:sz w:val="24"/>
          <w:szCs w:val="24"/>
          <w:lang w:val="en-US"/>
        </w:rPr>
        <w:t xml:space="preserve"> 8) require at least two layers (T+N for 4,1,2,8 and all </w:t>
      </w:r>
      <w:r w:rsidR="00B87533" w:rsidRPr="009A7C50">
        <w:rPr>
          <w:rFonts w:ascii="Times New Roman" w:hAnsi="Times New Roman"/>
          <w:sz w:val="24"/>
          <w:szCs w:val="24"/>
          <w:lang w:val="en-US"/>
        </w:rPr>
        <w:t xml:space="preserve">layers </w:t>
      </w:r>
      <w:r w:rsidRPr="009A7C50">
        <w:rPr>
          <w:rFonts w:ascii="Times New Roman" w:hAnsi="Times New Roman"/>
          <w:sz w:val="24"/>
          <w:szCs w:val="24"/>
          <w:lang w:val="en-US"/>
        </w:rPr>
        <w:t>for 6,</w:t>
      </w:r>
      <w:r w:rsidR="00323958" w:rsidRPr="009A7C50">
        <w:rPr>
          <w:rFonts w:ascii="Times New Roman" w:hAnsi="Times New Roman"/>
          <w:sz w:val="24"/>
          <w:szCs w:val="24"/>
          <w:lang w:val="en-US"/>
        </w:rPr>
        <w:t xml:space="preserve"> </w:t>
      </w:r>
      <w:r w:rsidRPr="009A7C50">
        <w:rPr>
          <w:rFonts w:ascii="Times New Roman" w:hAnsi="Times New Roman"/>
          <w:sz w:val="24"/>
          <w:szCs w:val="24"/>
          <w:lang w:val="en-US"/>
        </w:rPr>
        <w:t>13,</w:t>
      </w:r>
      <w:r w:rsidR="00323958" w:rsidRPr="009A7C50">
        <w:rPr>
          <w:rFonts w:ascii="Times New Roman" w:hAnsi="Times New Roman"/>
          <w:sz w:val="24"/>
          <w:szCs w:val="24"/>
          <w:lang w:val="en-US"/>
        </w:rPr>
        <w:t xml:space="preserve"> </w:t>
      </w:r>
      <w:r w:rsidR="00B87533" w:rsidRPr="009A7C50">
        <w:rPr>
          <w:rFonts w:ascii="Times New Roman" w:hAnsi="Times New Roman"/>
          <w:sz w:val="24"/>
          <w:szCs w:val="24"/>
          <w:lang w:val="en-US"/>
        </w:rPr>
        <w:t>3,</w:t>
      </w:r>
      <w:r w:rsidR="00323958" w:rsidRPr="009A7C50">
        <w:rPr>
          <w:rFonts w:ascii="Times New Roman" w:hAnsi="Times New Roman"/>
          <w:sz w:val="24"/>
          <w:szCs w:val="24"/>
          <w:lang w:val="en-US"/>
        </w:rPr>
        <w:t xml:space="preserve"> </w:t>
      </w:r>
      <w:r w:rsidR="0002190B">
        <w:rPr>
          <w:rFonts w:ascii="Times New Roman" w:hAnsi="Times New Roman"/>
          <w:sz w:val="24"/>
          <w:szCs w:val="24"/>
          <w:lang w:val="en-US"/>
        </w:rPr>
        <w:t xml:space="preserve">11 and </w:t>
      </w:r>
      <w:r w:rsidR="00B87533" w:rsidRPr="009A7C50">
        <w:rPr>
          <w:rFonts w:ascii="Times New Roman" w:hAnsi="Times New Roman"/>
          <w:sz w:val="24"/>
          <w:szCs w:val="24"/>
          <w:lang w:val="en-US"/>
        </w:rPr>
        <w:t>12</w:t>
      </w:r>
      <w:r w:rsidRPr="009A7C50">
        <w:rPr>
          <w:rFonts w:ascii="Times New Roman" w:hAnsi="Times New Roman"/>
          <w:sz w:val="24"/>
          <w:szCs w:val="24"/>
          <w:lang w:val="en-US"/>
        </w:rPr>
        <w:t>)</w:t>
      </w:r>
      <w:r w:rsidR="00B87533" w:rsidRPr="009A7C50">
        <w:rPr>
          <w:rFonts w:ascii="Times New Roman" w:hAnsi="Times New Roman"/>
          <w:sz w:val="24"/>
          <w:szCs w:val="24"/>
          <w:lang w:val="en-US"/>
        </w:rPr>
        <w:t xml:space="preserve">. </w:t>
      </w:r>
    </w:p>
    <w:p w14:paraId="69272601" w14:textId="1A899E62" w:rsidR="00363761" w:rsidDel="00CE441E" w:rsidRDefault="00363761" w:rsidP="00E06804">
      <w:pPr>
        <w:spacing w:after="0" w:line="240" w:lineRule="auto"/>
        <w:rPr>
          <w:del w:id="145" w:author="Sonia Kéfi" w:date="2016-05-24T23:24:00Z"/>
          <w:rFonts w:ascii="Times New Roman" w:hAnsi="Times New Roman"/>
          <w:sz w:val="24"/>
          <w:szCs w:val="24"/>
          <w:highlight w:val="yellow"/>
          <w:lang w:val="en-US"/>
        </w:rPr>
      </w:pPr>
    </w:p>
    <w:tbl>
      <w:tblPr>
        <w:tblStyle w:val="Grilledutableau"/>
        <w:tblW w:w="0" w:type="auto"/>
        <w:tblLook w:val="04A0" w:firstRow="1" w:lastRow="0" w:firstColumn="1" w:lastColumn="0" w:noHBand="0" w:noVBand="1"/>
      </w:tblPr>
      <w:tblGrid>
        <w:gridCol w:w="1132"/>
        <w:gridCol w:w="1132"/>
        <w:gridCol w:w="1133"/>
        <w:gridCol w:w="1133"/>
        <w:gridCol w:w="1133"/>
        <w:gridCol w:w="1133"/>
        <w:gridCol w:w="1133"/>
        <w:gridCol w:w="1133"/>
      </w:tblGrid>
      <w:tr w:rsidR="00363761" w:rsidDel="00CE441E" w14:paraId="64E24BA6" w14:textId="263A36EE" w:rsidTr="00363761">
        <w:trPr>
          <w:del w:id="146" w:author="Sonia Kéfi" w:date="2016-05-24T23:24:00Z"/>
        </w:trPr>
        <w:tc>
          <w:tcPr>
            <w:tcW w:w="1132" w:type="dxa"/>
            <w:tcBorders>
              <w:bottom w:val="double" w:sz="4" w:space="0" w:color="auto"/>
              <w:right w:val="double" w:sz="4" w:space="0" w:color="auto"/>
            </w:tcBorders>
          </w:tcPr>
          <w:p w14:paraId="4C58B51C" w14:textId="19F3F359" w:rsidR="00363761" w:rsidDel="00CE441E" w:rsidRDefault="00363761" w:rsidP="00E06804">
            <w:pPr>
              <w:spacing w:after="0"/>
              <w:rPr>
                <w:del w:id="147" w:author="Sonia Kéfi" w:date="2016-05-24T23:24:00Z"/>
                <w:rFonts w:ascii="Times New Roman" w:hAnsi="Times New Roman"/>
                <w:sz w:val="24"/>
                <w:szCs w:val="24"/>
                <w:highlight w:val="yellow"/>
                <w:lang w:val="en-US"/>
              </w:rPr>
            </w:pPr>
          </w:p>
        </w:tc>
        <w:tc>
          <w:tcPr>
            <w:tcW w:w="1132" w:type="dxa"/>
            <w:tcBorders>
              <w:left w:val="double" w:sz="4" w:space="0" w:color="auto"/>
              <w:bottom w:val="double" w:sz="4" w:space="0" w:color="auto"/>
            </w:tcBorders>
          </w:tcPr>
          <w:p w14:paraId="0228C945" w14:textId="19973EFC" w:rsidR="00363761" w:rsidRPr="00363761" w:rsidDel="00CE441E" w:rsidRDefault="00363761" w:rsidP="00E06804">
            <w:pPr>
              <w:spacing w:after="0"/>
              <w:rPr>
                <w:del w:id="148" w:author="Sonia Kéfi" w:date="2016-05-24T23:24:00Z"/>
                <w:rFonts w:ascii="Times New Roman" w:hAnsi="Times New Roman"/>
                <w:sz w:val="24"/>
                <w:szCs w:val="24"/>
                <w:lang w:val="en-US"/>
              </w:rPr>
            </w:pPr>
            <w:del w:id="149" w:author="Sonia Kéfi" w:date="2016-05-24T23:24:00Z">
              <w:r w:rsidRPr="00363761" w:rsidDel="00CE441E">
                <w:rPr>
                  <w:rFonts w:ascii="Times New Roman" w:hAnsi="Times New Roman"/>
                  <w:sz w:val="24"/>
                  <w:szCs w:val="24"/>
                  <w:lang w:val="en-US"/>
                </w:rPr>
                <w:delText>T only</w:delText>
              </w:r>
            </w:del>
          </w:p>
        </w:tc>
        <w:tc>
          <w:tcPr>
            <w:tcW w:w="1133" w:type="dxa"/>
            <w:tcBorders>
              <w:bottom w:val="double" w:sz="4" w:space="0" w:color="auto"/>
            </w:tcBorders>
          </w:tcPr>
          <w:p w14:paraId="71BE043A" w14:textId="7F13A402" w:rsidR="00363761" w:rsidRPr="00363761" w:rsidDel="00CE441E" w:rsidRDefault="00363761" w:rsidP="00E06804">
            <w:pPr>
              <w:spacing w:after="0"/>
              <w:rPr>
                <w:del w:id="150" w:author="Sonia Kéfi" w:date="2016-05-24T23:24:00Z"/>
                <w:rFonts w:ascii="Times New Roman" w:hAnsi="Times New Roman"/>
                <w:sz w:val="24"/>
                <w:szCs w:val="24"/>
                <w:lang w:val="en-US"/>
              </w:rPr>
            </w:pPr>
            <w:del w:id="151" w:author="Sonia Kéfi" w:date="2016-05-24T23:24:00Z">
              <w:r w:rsidRPr="00363761" w:rsidDel="00CE441E">
                <w:rPr>
                  <w:rFonts w:ascii="Times New Roman" w:hAnsi="Times New Roman"/>
                  <w:sz w:val="24"/>
                  <w:szCs w:val="24"/>
                  <w:lang w:val="en-US"/>
                </w:rPr>
                <w:delText>N only</w:delText>
              </w:r>
            </w:del>
          </w:p>
        </w:tc>
        <w:tc>
          <w:tcPr>
            <w:tcW w:w="1133" w:type="dxa"/>
            <w:tcBorders>
              <w:bottom w:val="double" w:sz="4" w:space="0" w:color="auto"/>
            </w:tcBorders>
          </w:tcPr>
          <w:p w14:paraId="21B50CB3" w14:textId="0AFDB9F0" w:rsidR="00363761" w:rsidRPr="00363761" w:rsidDel="00CE441E" w:rsidRDefault="00363761" w:rsidP="00E06804">
            <w:pPr>
              <w:spacing w:after="0"/>
              <w:rPr>
                <w:del w:id="152" w:author="Sonia Kéfi" w:date="2016-05-24T23:24:00Z"/>
                <w:rFonts w:ascii="Times New Roman" w:hAnsi="Times New Roman"/>
                <w:sz w:val="24"/>
                <w:szCs w:val="24"/>
                <w:lang w:val="en-US"/>
              </w:rPr>
            </w:pPr>
            <w:del w:id="153" w:author="Sonia Kéfi" w:date="2016-05-24T23:24:00Z">
              <w:r w:rsidRPr="00363761" w:rsidDel="00CE441E">
                <w:rPr>
                  <w:rFonts w:ascii="Times New Roman" w:hAnsi="Times New Roman"/>
                  <w:sz w:val="24"/>
                  <w:szCs w:val="24"/>
                  <w:lang w:val="en-US"/>
                </w:rPr>
                <w:delText>P only</w:delText>
              </w:r>
            </w:del>
          </w:p>
        </w:tc>
        <w:tc>
          <w:tcPr>
            <w:tcW w:w="1133" w:type="dxa"/>
            <w:tcBorders>
              <w:bottom w:val="double" w:sz="4" w:space="0" w:color="auto"/>
            </w:tcBorders>
          </w:tcPr>
          <w:p w14:paraId="39B50186" w14:textId="2FC9E3B2" w:rsidR="00363761" w:rsidRPr="00363761" w:rsidDel="00CE441E" w:rsidRDefault="00363761" w:rsidP="00E06804">
            <w:pPr>
              <w:spacing w:after="0"/>
              <w:rPr>
                <w:del w:id="154" w:author="Sonia Kéfi" w:date="2016-05-24T23:24:00Z"/>
                <w:rFonts w:ascii="Times New Roman" w:hAnsi="Times New Roman"/>
                <w:sz w:val="24"/>
                <w:szCs w:val="24"/>
                <w:lang w:val="en-US"/>
              </w:rPr>
            </w:pPr>
            <w:del w:id="155" w:author="Sonia Kéfi" w:date="2016-05-24T23:24:00Z">
              <w:r w:rsidRPr="00363761" w:rsidDel="00CE441E">
                <w:rPr>
                  <w:rFonts w:ascii="Times New Roman" w:hAnsi="Times New Roman"/>
                  <w:sz w:val="24"/>
                  <w:szCs w:val="24"/>
                  <w:lang w:val="en-US"/>
                </w:rPr>
                <w:delText>T+N</w:delText>
              </w:r>
            </w:del>
          </w:p>
        </w:tc>
        <w:tc>
          <w:tcPr>
            <w:tcW w:w="1133" w:type="dxa"/>
            <w:tcBorders>
              <w:bottom w:val="double" w:sz="4" w:space="0" w:color="auto"/>
            </w:tcBorders>
          </w:tcPr>
          <w:p w14:paraId="70084AFE" w14:textId="45E46AC0" w:rsidR="00363761" w:rsidRPr="00363761" w:rsidDel="00CE441E" w:rsidRDefault="00363761" w:rsidP="00E06804">
            <w:pPr>
              <w:spacing w:after="0"/>
              <w:rPr>
                <w:del w:id="156" w:author="Sonia Kéfi" w:date="2016-05-24T23:24:00Z"/>
                <w:rFonts w:ascii="Times New Roman" w:hAnsi="Times New Roman"/>
                <w:sz w:val="24"/>
                <w:szCs w:val="24"/>
                <w:lang w:val="en-US"/>
              </w:rPr>
            </w:pPr>
            <w:del w:id="157" w:author="Sonia Kéfi" w:date="2016-05-24T23:24:00Z">
              <w:r w:rsidRPr="00363761" w:rsidDel="00CE441E">
                <w:rPr>
                  <w:rFonts w:ascii="Times New Roman" w:hAnsi="Times New Roman"/>
                  <w:sz w:val="24"/>
                  <w:szCs w:val="24"/>
                  <w:lang w:val="en-US"/>
                </w:rPr>
                <w:delText>T+P</w:delText>
              </w:r>
            </w:del>
          </w:p>
        </w:tc>
        <w:tc>
          <w:tcPr>
            <w:tcW w:w="1133" w:type="dxa"/>
            <w:tcBorders>
              <w:bottom w:val="double" w:sz="4" w:space="0" w:color="auto"/>
            </w:tcBorders>
          </w:tcPr>
          <w:p w14:paraId="0931DFE6" w14:textId="3F8C6E7E" w:rsidR="00363761" w:rsidRPr="00363761" w:rsidDel="00CE441E" w:rsidRDefault="00363761" w:rsidP="00E06804">
            <w:pPr>
              <w:spacing w:after="0"/>
              <w:rPr>
                <w:del w:id="158" w:author="Sonia Kéfi" w:date="2016-05-24T23:24:00Z"/>
                <w:rFonts w:ascii="Times New Roman" w:hAnsi="Times New Roman"/>
                <w:sz w:val="24"/>
                <w:szCs w:val="24"/>
                <w:lang w:val="en-US"/>
              </w:rPr>
            </w:pPr>
            <w:del w:id="159" w:author="Sonia Kéfi" w:date="2016-05-24T23:24:00Z">
              <w:r w:rsidRPr="00363761" w:rsidDel="00CE441E">
                <w:rPr>
                  <w:rFonts w:ascii="Times New Roman" w:hAnsi="Times New Roman"/>
                  <w:sz w:val="24"/>
                  <w:szCs w:val="24"/>
                  <w:lang w:val="en-US"/>
                </w:rPr>
                <w:delText>N+P</w:delText>
              </w:r>
            </w:del>
          </w:p>
        </w:tc>
        <w:tc>
          <w:tcPr>
            <w:tcW w:w="1133" w:type="dxa"/>
            <w:tcBorders>
              <w:bottom w:val="double" w:sz="4" w:space="0" w:color="auto"/>
            </w:tcBorders>
          </w:tcPr>
          <w:p w14:paraId="59672423" w14:textId="50A35D2C" w:rsidR="00363761" w:rsidRPr="00363761" w:rsidDel="00CE441E" w:rsidRDefault="00363761" w:rsidP="00E06804">
            <w:pPr>
              <w:spacing w:after="0"/>
              <w:rPr>
                <w:del w:id="160" w:author="Sonia Kéfi" w:date="2016-05-24T23:24:00Z"/>
                <w:rFonts w:ascii="Times New Roman" w:hAnsi="Times New Roman"/>
                <w:sz w:val="24"/>
                <w:szCs w:val="24"/>
                <w:lang w:val="en-US"/>
              </w:rPr>
            </w:pPr>
            <w:del w:id="161" w:author="Sonia Kéfi" w:date="2016-05-24T23:24:00Z">
              <w:r w:rsidRPr="00363761" w:rsidDel="00CE441E">
                <w:rPr>
                  <w:rFonts w:ascii="Times New Roman" w:hAnsi="Times New Roman"/>
                  <w:sz w:val="24"/>
                  <w:szCs w:val="24"/>
                  <w:lang w:val="en-US"/>
                </w:rPr>
                <w:delText>All</w:delText>
              </w:r>
            </w:del>
          </w:p>
        </w:tc>
      </w:tr>
      <w:tr w:rsidR="00363761" w:rsidDel="00CE441E" w14:paraId="4EECDF4E" w14:textId="42EFE3DF" w:rsidTr="00363761">
        <w:trPr>
          <w:del w:id="162" w:author="Sonia Kéfi" w:date="2016-05-24T23:24:00Z"/>
        </w:trPr>
        <w:tc>
          <w:tcPr>
            <w:tcW w:w="1132" w:type="dxa"/>
            <w:tcBorders>
              <w:top w:val="double" w:sz="4" w:space="0" w:color="auto"/>
              <w:right w:val="double" w:sz="4" w:space="0" w:color="auto"/>
            </w:tcBorders>
          </w:tcPr>
          <w:p w14:paraId="587CFF96" w14:textId="731A0139" w:rsidR="00363761" w:rsidRPr="00363761" w:rsidDel="00CE441E" w:rsidRDefault="00363761" w:rsidP="00E06804">
            <w:pPr>
              <w:spacing w:after="0"/>
              <w:rPr>
                <w:del w:id="163" w:author="Sonia Kéfi" w:date="2016-05-24T23:24:00Z"/>
                <w:rFonts w:ascii="Times New Roman" w:hAnsi="Times New Roman"/>
                <w:sz w:val="24"/>
                <w:szCs w:val="24"/>
                <w:lang w:val="en-US"/>
              </w:rPr>
            </w:pPr>
            <w:del w:id="164" w:author="Sonia Kéfi" w:date="2016-05-24T23:24:00Z">
              <w:r w:rsidRPr="00363761" w:rsidDel="00CE441E">
                <w:rPr>
                  <w:rFonts w:ascii="Times New Roman" w:hAnsi="Times New Roman"/>
                  <w:sz w:val="24"/>
                  <w:szCs w:val="24"/>
                  <w:lang w:val="en-US"/>
                </w:rPr>
                <w:delText>14</w:delText>
              </w:r>
            </w:del>
          </w:p>
        </w:tc>
        <w:tc>
          <w:tcPr>
            <w:tcW w:w="1132" w:type="dxa"/>
            <w:tcBorders>
              <w:top w:val="double" w:sz="4" w:space="0" w:color="auto"/>
              <w:left w:val="double" w:sz="4" w:space="0" w:color="auto"/>
            </w:tcBorders>
          </w:tcPr>
          <w:p w14:paraId="4E6606FE" w14:textId="76BD7AC5" w:rsidR="00363761" w:rsidDel="00CE441E" w:rsidRDefault="00363761" w:rsidP="00E06804">
            <w:pPr>
              <w:spacing w:after="0"/>
              <w:rPr>
                <w:del w:id="165" w:author="Sonia Kéfi" w:date="2016-05-24T23:24:00Z"/>
                <w:rFonts w:ascii="Times New Roman" w:hAnsi="Times New Roman"/>
                <w:sz w:val="24"/>
                <w:szCs w:val="24"/>
                <w:highlight w:val="yellow"/>
                <w:lang w:val="en-US"/>
              </w:rPr>
            </w:pPr>
            <w:del w:id="166" w:author="Sonia Kéfi" w:date="2016-05-24T23:24:00Z">
              <w:r w:rsidDel="00CE441E">
                <w:rPr>
                  <w:rFonts w:ascii="Times New Roman" w:hAnsi="Times New Roman"/>
                  <w:sz w:val="24"/>
                  <w:szCs w:val="24"/>
                  <w:highlight w:val="yellow"/>
                  <w:lang w:val="en-US"/>
                </w:rPr>
                <w:delText>X</w:delText>
              </w:r>
            </w:del>
          </w:p>
        </w:tc>
        <w:tc>
          <w:tcPr>
            <w:tcW w:w="1133" w:type="dxa"/>
            <w:tcBorders>
              <w:top w:val="double" w:sz="4" w:space="0" w:color="auto"/>
            </w:tcBorders>
          </w:tcPr>
          <w:p w14:paraId="3B270E86" w14:textId="5E1BC735" w:rsidR="00363761" w:rsidDel="00CE441E" w:rsidRDefault="00363761" w:rsidP="00E06804">
            <w:pPr>
              <w:spacing w:after="0"/>
              <w:rPr>
                <w:del w:id="167"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6464F2C2" w14:textId="6AB62EF8" w:rsidR="00363761" w:rsidDel="00CE441E" w:rsidRDefault="00363761" w:rsidP="00E06804">
            <w:pPr>
              <w:spacing w:after="0"/>
              <w:rPr>
                <w:del w:id="168"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0FC1F2A4" w14:textId="6A34BD74" w:rsidR="00363761" w:rsidDel="00CE441E" w:rsidRDefault="00363761" w:rsidP="00E06804">
            <w:pPr>
              <w:spacing w:after="0"/>
              <w:rPr>
                <w:del w:id="169"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1E864237" w14:textId="0454F16C" w:rsidR="00363761" w:rsidDel="00CE441E" w:rsidRDefault="00363761" w:rsidP="00E06804">
            <w:pPr>
              <w:spacing w:after="0"/>
              <w:rPr>
                <w:del w:id="170"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1FA6FA25" w14:textId="49BE6D63" w:rsidR="00363761" w:rsidDel="00CE441E" w:rsidRDefault="00363761" w:rsidP="00E06804">
            <w:pPr>
              <w:spacing w:after="0"/>
              <w:rPr>
                <w:del w:id="171"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63D71FD3" w14:textId="6116CE29" w:rsidR="00363761" w:rsidRPr="00F75F47" w:rsidDel="00CE441E" w:rsidRDefault="00F75F47" w:rsidP="00E06804">
            <w:pPr>
              <w:spacing w:after="0"/>
              <w:rPr>
                <w:del w:id="172" w:author="Sonia Kéfi" w:date="2016-05-24T23:24:00Z"/>
                <w:rFonts w:ascii="Times New Roman" w:hAnsi="Times New Roman"/>
                <w:sz w:val="24"/>
                <w:szCs w:val="24"/>
                <w:lang w:val="en-US"/>
              </w:rPr>
            </w:pPr>
            <w:del w:id="173" w:author="Sonia Kéfi" w:date="2016-05-24T23:24:00Z">
              <w:r w:rsidRPr="00F75F47" w:rsidDel="00CE441E">
                <w:rPr>
                  <w:rFonts w:ascii="Times New Roman" w:hAnsi="Times New Roman"/>
                  <w:sz w:val="24"/>
                  <w:szCs w:val="24"/>
                  <w:lang w:val="en-US"/>
                </w:rPr>
                <w:delText>X</w:delText>
              </w:r>
            </w:del>
          </w:p>
        </w:tc>
      </w:tr>
      <w:tr w:rsidR="00363761" w:rsidDel="00CE441E" w14:paraId="7EB0EB56" w14:textId="57FFF826" w:rsidTr="00363761">
        <w:trPr>
          <w:del w:id="174" w:author="Sonia Kéfi" w:date="2016-05-24T23:24:00Z"/>
        </w:trPr>
        <w:tc>
          <w:tcPr>
            <w:tcW w:w="1132" w:type="dxa"/>
            <w:tcBorders>
              <w:right w:val="double" w:sz="4" w:space="0" w:color="auto"/>
            </w:tcBorders>
          </w:tcPr>
          <w:p w14:paraId="703FA4A0" w14:textId="5C04EE65" w:rsidR="00363761" w:rsidRPr="00363761" w:rsidDel="00CE441E" w:rsidRDefault="00363761" w:rsidP="00E06804">
            <w:pPr>
              <w:spacing w:after="0"/>
              <w:rPr>
                <w:del w:id="175" w:author="Sonia Kéfi" w:date="2016-05-24T23:24:00Z"/>
                <w:rFonts w:ascii="Times New Roman" w:hAnsi="Times New Roman"/>
                <w:sz w:val="24"/>
                <w:szCs w:val="24"/>
                <w:lang w:val="en-US"/>
              </w:rPr>
            </w:pPr>
            <w:del w:id="176" w:author="Sonia Kéfi" w:date="2016-05-24T23:24:00Z">
              <w:r w:rsidRPr="00363761" w:rsidDel="00CE441E">
                <w:rPr>
                  <w:rFonts w:ascii="Times New Roman" w:hAnsi="Times New Roman"/>
                  <w:sz w:val="24"/>
                  <w:szCs w:val="24"/>
                  <w:lang w:val="en-US"/>
                </w:rPr>
                <w:delText>9</w:delText>
              </w:r>
            </w:del>
          </w:p>
        </w:tc>
        <w:tc>
          <w:tcPr>
            <w:tcW w:w="1132" w:type="dxa"/>
            <w:tcBorders>
              <w:left w:val="double" w:sz="4" w:space="0" w:color="auto"/>
            </w:tcBorders>
          </w:tcPr>
          <w:p w14:paraId="549B808A" w14:textId="152290B9" w:rsidR="00363761" w:rsidDel="00CE441E" w:rsidRDefault="00363761" w:rsidP="00E06804">
            <w:pPr>
              <w:spacing w:after="0"/>
              <w:rPr>
                <w:del w:id="177" w:author="Sonia Kéfi" w:date="2016-05-24T23:24:00Z"/>
                <w:rFonts w:ascii="Times New Roman" w:hAnsi="Times New Roman"/>
                <w:sz w:val="24"/>
                <w:szCs w:val="24"/>
                <w:highlight w:val="yellow"/>
                <w:lang w:val="en-US"/>
              </w:rPr>
            </w:pPr>
            <w:del w:id="178" w:author="Sonia Kéfi" w:date="2016-05-24T23:24:00Z">
              <w:r w:rsidDel="00CE441E">
                <w:rPr>
                  <w:rFonts w:ascii="Times New Roman" w:hAnsi="Times New Roman"/>
                  <w:sz w:val="24"/>
                  <w:szCs w:val="24"/>
                  <w:highlight w:val="yellow"/>
                  <w:lang w:val="en-US"/>
                </w:rPr>
                <w:delText>X</w:delText>
              </w:r>
            </w:del>
          </w:p>
        </w:tc>
        <w:tc>
          <w:tcPr>
            <w:tcW w:w="1133" w:type="dxa"/>
          </w:tcPr>
          <w:p w14:paraId="6C9F160E" w14:textId="6A16C226" w:rsidR="00363761" w:rsidDel="00CE441E" w:rsidRDefault="00363761" w:rsidP="00E06804">
            <w:pPr>
              <w:spacing w:after="0"/>
              <w:rPr>
                <w:del w:id="179" w:author="Sonia Kéfi" w:date="2016-05-24T23:24:00Z"/>
                <w:rFonts w:ascii="Times New Roman" w:hAnsi="Times New Roman"/>
                <w:sz w:val="24"/>
                <w:szCs w:val="24"/>
                <w:highlight w:val="yellow"/>
                <w:lang w:val="en-US"/>
              </w:rPr>
            </w:pPr>
          </w:p>
        </w:tc>
        <w:tc>
          <w:tcPr>
            <w:tcW w:w="1133" w:type="dxa"/>
          </w:tcPr>
          <w:p w14:paraId="2E1E14D1" w14:textId="06232DCF" w:rsidR="00363761" w:rsidDel="00CE441E" w:rsidRDefault="00363761" w:rsidP="00E06804">
            <w:pPr>
              <w:spacing w:after="0"/>
              <w:rPr>
                <w:del w:id="180" w:author="Sonia Kéfi" w:date="2016-05-24T23:24:00Z"/>
                <w:rFonts w:ascii="Times New Roman" w:hAnsi="Times New Roman"/>
                <w:sz w:val="24"/>
                <w:szCs w:val="24"/>
                <w:highlight w:val="yellow"/>
                <w:lang w:val="en-US"/>
              </w:rPr>
            </w:pPr>
          </w:p>
        </w:tc>
        <w:tc>
          <w:tcPr>
            <w:tcW w:w="1133" w:type="dxa"/>
          </w:tcPr>
          <w:p w14:paraId="531167F9" w14:textId="0EA1174C" w:rsidR="00363761" w:rsidDel="00CE441E" w:rsidRDefault="00363761" w:rsidP="00E06804">
            <w:pPr>
              <w:spacing w:after="0"/>
              <w:rPr>
                <w:del w:id="181" w:author="Sonia Kéfi" w:date="2016-05-24T23:24:00Z"/>
                <w:rFonts w:ascii="Times New Roman" w:hAnsi="Times New Roman"/>
                <w:sz w:val="24"/>
                <w:szCs w:val="24"/>
                <w:highlight w:val="yellow"/>
                <w:lang w:val="en-US"/>
              </w:rPr>
            </w:pPr>
          </w:p>
        </w:tc>
        <w:tc>
          <w:tcPr>
            <w:tcW w:w="1133" w:type="dxa"/>
          </w:tcPr>
          <w:p w14:paraId="5DCE9153" w14:textId="550781D2" w:rsidR="00363761" w:rsidDel="00CE441E" w:rsidRDefault="00363761" w:rsidP="00E06804">
            <w:pPr>
              <w:spacing w:after="0"/>
              <w:rPr>
                <w:del w:id="182" w:author="Sonia Kéfi" w:date="2016-05-24T23:24:00Z"/>
                <w:rFonts w:ascii="Times New Roman" w:hAnsi="Times New Roman"/>
                <w:sz w:val="24"/>
                <w:szCs w:val="24"/>
                <w:highlight w:val="yellow"/>
                <w:lang w:val="en-US"/>
              </w:rPr>
            </w:pPr>
          </w:p>
        </w:tc>
        <w:tc>
          <w:tcPr>
            <w:tcW w:w="1133" w:type="dxa"/>
          </w:tcPr>
          <w:p w14:paraId="58A9FD22" w14:textId="1C0C2C82" w:rsidR="00363761" w:rsidDel="00CE441E" w:rsidRDefault="00363761" w:rsidP="00E06804">
            <w:pPr>
              <w:spacing w:after="0"/>
              <w:rPr>
                <w:del w:id="183" w:author="Sonia Kéfi" w:date="2016-05-24T23:24:00Z"/>
                <w:rFonts w:ascii="Times New Roman" w:hAnsi="Times New Roman"/>
                <w:sz w:val="24"/>
                <w:szCs w:val="24"/>
                <w:highlight w:val="yellow"/>
                <w:lang w:val="en-US"/>
              </w:rPr>
            </w:pPr>
          </w:p>
        </w:tc>
        <w:tc>
          <w:tcPr>
            <w:tcW w:w="1133" w:type="dxa"/>
          </w:tcPr>
          <w:p w14:paraId="0C60F558" w14:textId="152F709D" w:rsidR="00363761" w:rsidRPr="00F75F47" w:rsidDel="00CE441E" w:rsidRDefault="00F75F47" w:rsidP="00E06804">
            <w:pPr>
              <w:spacing w:after="0"/>
              <w:rPr>
                <w:del w:id="184" w:author="Sonia Kéfi" w:date="2016-05-24T23:24:00Z"/>
                <w:rFonts w:ascii="Times New Roman" w:hAnsi="Times New Roman"/>
                <w:sz w:val="24"/>
                <w:szCs w:val="24"/>
                <w:lang w:val="en-US"/>
              </w:rPr>
            </w:pPr>
            <w:del w:id="185" w:author="Sonia Kéfi" w:date="2016-05-24T23:24:00Z">
              <w:r w:rsidRPr="00F75F47" w:rsidDel="00CE441E">
                <w:rPr>
                  <w:rFonts w:ascii="Times New Roman" w:hAnsi="Times New Roman"/>
                  <w:sz w:val="24"/>
                  <w:szCs w:val="24"/>
                  <w:lang w:val="en-US"/>
                </w:rPr>
                <w:delText>X</w:delText>
              </w:r>
            </w:del>
          </w:p>
        </w:tc>
      </w:tr>
      <w:tr w:rsidR="00363761" w:rsidDel="00CE441E" w14:paraId="13A465ED" w14:textId="2740B669" w:rsidTr="00363761">
        <w:trPr>
          <w:del w:id="186" w:author="Sonia Kéfi" w:date="2016-05-24T23:24:00Z"/>
        </w:trPr>
        <w:tc>
          <w:tcPr>
            <w:tcW w:w="1132" w:type="dxa"/>
            <w:tcBorders>
              <w:right w:val="double" w:sz="4" w:space="0" w:color="auto"/>
            </w:tcBorders>
          </w:tcPr>
          <w:p w14:paraId="64412F30" w14:textId="4AB2ACD4" w:rsidR="00363761" w:rsidRPr="00363761" w:rsidDel="00CE441E" w:rsidRDefault="00363761" w:rsidP="00E06804">
            <w:pPr>
              <w:spacing w:after="0"/>
              <w:rPr>
                <w:del w:id="187" w:author="Sonia Kéfi" w:date="2016-05-24T23:24:00Z"/>
                <w:rFonts w:ascii="Times New Roman" w:hAnsi="Times New Roman"/>
                <w:sz w:val="24"/>
                <w:szCs w:val="24"/>
                <w:lang w:val="en-US"/>
              </w:rPr>
            </w:pPr>
            <w:del w:id="188" w:author="Sonia Kéfi" w:date="2016-05-24T23:24:00Z">
              <w:r w:rsidRPr="00363761" w:rsidDel="00CE441E">
                <w:rPr>
                  <w:rFonts w:ascii="Times New Roman" w:hAnsi="Times New Roman"/>
                  <w:sz w:val="24"/>
                  <w:szCs w:val="24"/>
                  <w:lang w:val="en-US"/>
                </w:rPr>
                <w:delText>7</w:delText>
              </w:r>
            </w:del>
          </w:p>
        </w:tc>
        <w:tc>
          <w:tcPr>
            <w:tcW w:w="1132" w:type="dxa"/>
            <w:tcBorders>
              <w:left w:val="double" w:sz="4" w:space="0" w:color="auto"/>
            </w:tcBorders>
          </w:tcPr>
          <w:p w14:paraId="33BC2279" w14:textId="7FD695CD" w:rsidR="00363761" w:rsidDel="00CE441E" w:rsidRDefault="00363761" w:rsidP="00E06804">
            <w:pPr>
              <w:spacing w:after="0"/>
              <w:rPr>
                <w:del w:id="189" w:author="Sonia Kéfi" w:date="2016-05-24T23:24:00Z"/>
                <w:rFonts w:ascii="Times New Roman" w:hAnsi="Times New Roman"/>
                <w:sz w:val="24"/>
                <w:szCs w:val="24"/>
                <w:highlight w:val="yellow"/>
                <w:lang w:val="en-US"/>
              </w:rPr>
            </w:pPr>
            <w:del w:id="190" w:author="Sonia Kéfi" w:date="2016-05-24T23:24:00Z">
              <w:r w:rsidDel="00CE441E">
                <w:rPr>
                  <w:rFonts w:ascii="Times New Roman" w:hAnsi="Times New Roman"/>
                  <w:sz w:val="24"/>
                  <w:szCs w:val="24"/>
                  <w:highlight w:val="yellow"/>
                  <w:lang w:val="en-US"/>
                </w:rPr>
                <w:delText>X</w:delText>
              </w:r>
            </w:del>
          </w:p>
        </w:tc>
        <w:tc>
          <w:tcPr>
            <w:tcW w:w="1133" w:type="dxa"/>
          </w:tcPr>
          <w:p w14:paraId="53835439" w14:textId="663DD541" w:rsidR="00363761" w:rsidDel="00CE441E" w:rsidRDefault="00363761" w:rsidP="00E06804">
            <w:pPr>
              <w:spacing w:after="0"/>
              <w:rPr>
                <w:del w:id="191" w:author="Sonia Kéfi" w:date="2016-05-24T23:24:00Z"/>
                <w:rFonts w:ascii="Times New Roman" w:hAnsi="Times New Roman"/>
                <w:sz w:val="24"/>
                <w:szCs w:val="24"/>
                <w:highlight w:val="yellow"/>
                <w:lang w:val="en-US"/>
              </w:rPr>
            </w:pPr>
          </w:p>
        </w:tc>
        <w:tc>
          <w:tcPr>
            <w:tcW w:w="1133" w:type="dxa"/>
          </w:tcPr>
          <w:p w14:paraId="7042E77F" w14:textId="6D2AFB26" w:rsidR="00363761" w:rsidDel="00CE441E" w:rsidRDefault="00363761" w:rsidP="00E06804">
            <w:pPr>
              <w:spacing w:after="0"/>
              <w:rPr>
                <w:del w:id="192" w:author="Sonia Kéfi" w:date="2016-05-24T23:24:00Z"/>
                <w:rFonts w:ascii="Times New Roman" w:hAnsi="Times New Roman"/>
                <w:sz w:val="24"/>
                <w:szCs w:val="24"/>
                <w:highlight w:val="yellow"/>
                <w:lang w:val="en-US"/>
              </w:rPr>
            </w:pPr>
          </w:p>
        </w:tc>
        <w:tc>
          <w:tcPr>
            <w:tcW w:w="1133" w:type="dxa"/>
          </w:tcPr>
          <w:p w14:paraId="51B7D657" w14:textId="6A72282A" w:rsidR="00363761" w:rsidDel="00CE441E" w:rsidRDefault="00363761" w:rsidP="00E06804">
            <w:pPr>
              <w:spacing w:after="0"/>
              <w:rPr>
                <w:del w:id="193" w:author="Sonia Kéfi" w:date="2016-05-24T23:24:00Z"/>
                <w:rFonts w:ascii="Times New Roman" w:hAnsi="Times New Roman"/>
                <w:sz w:val="24"/>
                <w:szCs w:val="24"/>
                <w:highlight w:val="yellow"/>
                <w:lang w:val="en-US"/>
              </w:rPr>
            </w:pPr>
            <w:del w:id="194" w:author="Sonia Kéfi" w:date="2016-05-24T23:24:00Z">
              <w:r w:rsidRPr="00363761" w:rsidDel="00CE441E">
                <w:rPr>
                  <w:rFonts w:ascii="Times New Roman" w:hAnsi="Times New Roman"/>
                  <w:sz w:val="24"/>
                  <w:szCs w:val="24"/>
                  <w:lang w:val="en-US"/>
                </w:rPr>
                <w:delText>X</w:delText>
              </w:r>
            </w:del>
          </w:p>
        </w:tc>
        <w:tc>
          <w:tcPr>
            <w:tcW w:w="1133" w:type="dxa"/>
          </w:tcPr>
          <w:p w14:paraId="14A6B454" w14:textId="7E0AEE76" w:rsidR="00363761" w:rsidDel="00CE441E" w:rsidRDefault="009A7C50" w:rsidP="00E06804">
            <w:pPr>
              <w:spacing w:after="0"/>
              <w:rPr>
                <w:del w:id="195" w:author="Sonia Kéfi" w:date="2016-05-24T23:24:00Z"/>
                <w:rFonts w:ascii="Times New Roman" w:hAnsi="Times New Roman"/>
                <w:sz w:val="24"/>
                <w:szCs w:val="24"/>
                <w:highlight w:val="yellow"/>
                <w:lang w:val="en-US"/>
              </w:rPr>
            </w:pPr>
            <w:del w:id="196" w:author="Sonia Kéfi" w:date="2016-05-24T23:24:00Z">
              <w:r w:rsidRPr="009A7C50" w:rsidDel="00CE441E">
                <w:rPr>
                  <w:rFonts w:ascii="Times New Roman" w:hAnsi="Times New Roman"/>
                  <w:sz w:val="24"/>
                  <w:szCs w:val="24"/>
                  <w:lang w:val="en-US"/>
                </w:rPr>
                <w:delText>X</w:delText>
              </w:r>
            </w:del>
          </w:p>
        </w:tc>
        <w:tc>
          <w:tcPr>
            <w:tcW w:w="1133" w:type="dxa"/>
          </w:tcPr>
          <w:p w14:paraId="5A60C37F" w14:textId="046B3170" w:rsidR="00363761" w:rsidDel="00CE441E" w:rsidRDefault="00363761" w:rsidP="00E06804">
            <w:pPr>
              <w:spacing w:after="0"/>
              <w:rPr>
                <w:del w:id="197" w:author="Sonia Kéfi" w:date="2016-05-24T23:24:00Z"/>
                <w:rFonts w:ascii="Times New Roman" w:hAnsi="Times New Roman"/>
                <w:sz w:val="24"/>
                <w:szCs w:val="24"/>
                <w:highlight w:val="yellow"/>
                <w:lang w:val="en-US"/>
              </w:rPr>
            </w:pPr>
          </w:p>
        </w:tc>
        <w:tc>
          <w:tcPr>
            <w:tcW w:w="1133" w:type="dxa"/>
          </w:tcPr>
          <w:p w14:paraId="4D38B5D4" w14:textId="7E2331F6" w:rsidR="00363761" w:rsidRPr="00F75F47" w:rsidDel="00CE441E" w:rsidRDefault="00F75F47" w:rsidP="00E06804">
            <w:pPr>
              <w:spacing w:after="0"/>
              <w:rPr>
                <w:del w:id="198" w:author="Sonia Kéfi" w:date="2016-05-24T23:24:00Z"/>
                <w:rFonts w:ascii="Times New Roman" w:hAnsi="Times New Roman"/>
                <w:sz w:val="24"/>
                <w:szCs w:val="24"/>
                <w:lang w:val="en-US"/>
              </w:rPr>
            </w:pPr>
            <w:del w:id="199" w:author="Sonia Kéfi" w:date="2016-05-24T23:24:00Z">
              <w:r w:rsidRPr="00F75F47" w:rsidDel="00CE441E">
                <w:rPr>
                  <w:rFonts w:ascii="Times New Roman" w:hAnsi="Times New Roman"/>
                  <w:sz w:val="24"/>
                  <w:szCs w:val="24"/>
                  <w:lang w:val="en-US"/>
                </w:rPr>
                <w:delText>X</w:delText>
              </w:r>
            </w:del>
          </w:p>
        </w:tc>
      </w:tr>
      <w:tr w:rsidR="00363761" w:rsidDel="00CE441E" w14:paraId="5D4B1D02" w14:textId="1E322EB4" w:rsidTr="00363761">
        <w:trPr>
          <w:del w:id="200" w:author="Sonia Kéfi" w:date="2016-05-24T23:24:00Z"/>
        </w:trPr>
        <w:tc>
          <w:tcPr>
            <w:tcW w:w="1132" w:type="dxa"/>
            <w:tcBorders>
              <w:right w:val="double" w:sz="4" w:space="0" w:color="auto"/>
            </w:tcBorders>
          </w:tcPr>
          <w:p w14:paraId="73BA684C" w14:textId="11EE7E1B" w:rsidR="00363761" w:rsidRPr="00363761" w:rsidDel="00CE441E" w:rsidRDefault="00363761" w:rsidP="00E06804">
            <w:pPr>
              <w:spacing w:after="0"/>
              <w:rPr>
                <w:del w:id="201" w:author="Sonia Kéfi" w:date="2016-05-24T23:24:00Z"/>
                <w:rFonts w:ascii="Times New Roman" w:hAnsi="Times New Roman"/>
                <w:sz w:val="24"/>
                <w:szCs w:val="24"/>
                <w:lang w:val="en-US"/>
              </w:rPr>
            </w:pPr>
            <w:del w:id="202" w:author="Sonia Kéfi" w:date="2016-05-24T23:24:00Z">
              <w:r w:rsidRPr="00363761" w:rsidDel="00CE441E">
                <w:rPr>
                  <w:rFonts w:ascii="Times New Roman" w:hAnsi="Times New Roman"/>
                  <w:sz w:val="24"/>
                  <w:szCs w:val="24"/>
                  <w:lang w:val="en-US"/>
                </w:rPr>
                <w:delText>4</w:delText>
              </w:r>
            </w:del>
          </w:p>
        </w:tc>
        <w:tc>
          <w:tcPr>
            <w:tcW w:w="1132" w:type="dxa"/>
            <w:tcBorders>
              <w:left w:val="double" w:sz="4" w:space="0" w:color="auto"/>
            </w:tcBorders>
          </w:tcPr>
          <w:p w14:paraId="51402C69" w14:textId="05688A62" w:rsidR="00363761" w:rsidDel="00CE441E" w:rsidRDefault="00363761" w:rsidP="00E06804">
            <w:pPr>
              <w:spacing w:after="0"/>
              <w:rPr>
                <w:del w:id="203" w:author="Sonia Kéfi" w:date="2016-05-24T23:24:00Z"/>
                <w:rFonts w:ascii="Times New Roman" w:hAnsi="Times New Roman"/>
                <w:sz w:val="24"/>
                <w:szCs w:val="24"/>
                <w:highlight w:val="yellow"/>
                <w:lang w:val="en-US"/>
              </w:rPr>
            </w:pPr>
          </w:p>
        </w:tc>
        <w:tc>
          <w:tcPr>
            <w:tcW w:w="1133" w:type="dxa"/>
          </w:tcPr>
          <w:p w14:paraId="25F49B47" w14:textId="16918A66" w:rsidR="00363761" w:rsidDel="00CE441E" w:rsidRDefault="00363761" w:rsidP="00E06804">
            <w:pPr>
              <w:spacing w:after="0"/>
              <w:rPr>
                <w:del w:id="204" w:author="Sonia Kéfi" w:date="2016-05-24T23:24:00Z"/>
                <w:rFonts w:ascii="Times New Roman" w:hAnsi="Times New Roman"/>
                <w:sz w:val="24"/>
                <w:szCs w:val="24"/>
                <w:highlight w:val="yellow"/>
                <w:lang w:val="en-US"/>
              </w:rPr>
            </w:pPr>
          </w:p>
        </w:tc>
        <w:tc>
          <w:tcPr>
            <w:tcW w:w="1133" w:type="dxa"/>
          </w:tcPr>
          <w:p w14:paraId="33F5B22F" w14:textId="687738C1" w:rsidR="00363761" w:rsidDel="00CE441E" w:rsidRDefault="00363761" w:rsidP="00E06804">
            <w:pPr>
              <w:spacing w:after="0"/>
              <w:rPr>
                <w:del w:id="205" w:author="Sonia Kéfi" w:date="2016-05-24T23:24:00Z"/>
                <w:rFonts w:ascii="Times New Roman" w:hAnsi="Times New Roman"/>
                <w:sz w:val="24"/>
                <w:szCs w:val="24"/>
                <w:highlight w:val="yellow"/>
                <w:lang w:val="en-US"/>
              </w:rPr>
            </w:pPr>
          </w:p>
        </w:tc>
        <w:tc>
          <w:tcPr>
            <w:tcW w:w="1133" w:type="dxa"/>
          </w:tcPr>
          <w:p w14:paraId="73C1822C" w14:textId="00A2B364" w:rsidR="00363761" w:rsidDel="00CE441E" w:rsidRDefault="00363761" w:rsidP="00E06804">
            <w:pPr>
              <w:spacing w:after="0"/>
              <w:rPr>
                <w:del w:id="206" w:author="Sonia Kéfi" w:date="2016-05-24T23:24:00Z"/>
                <w:rFonts w:ascii="Times New Roman" w:hAnsi="Times New Roman"/>
                <w:sz w:val="24"/>
                <w:szCs w:val="24"/>
                <w:highlight w:val="yellow"/>
                <w:lang w:val="en-US"/>
              </w:rPr>
            </w:pPr>
            <w:del w:id="207" w:author="Sonia Kéfi" w:date="2016-05-24T23:24:00Z">
              <w:r w:rsidDel="00CE441E">
                <w:rPr>
                  <w:rFonts w:ascii="Times New Roman" w:hAnsi="Times New Roman"/>
                  <w:sz w:val="24"/>
                  <w:szCs w:val="24"/>
                  <w:highlight w:val="yellow"/>
                  <w:lang w:val="en-US"/>
                </w:rPr>
                <w:delText>X</w:delText>
              </w:r>
            </w:del>
          </w:p>
        </w:tc>
        <w:tc>
          <w:tcPr>
            <w:tcW w:w="1133" w:type="dxa"/>
          </w:tcPr>
          <w:p w14:paraId="61ABCEAA" w14:textId="7CC8BB39" w:rsidR="00363761" w:rsidDel="00CE441E" w:rsidRDefault="00363761" w:rsidP="00E06804">
            <w:pPr>
              <w:spacing w:after="0"/>
              <w:rPr>
                <w:del w:id="208" w:author="Sonia Kéfi" w:date="2016-05-24T23:24:00Z"/>
                <w:rFonts w:ascii="Times New Roman" w:hAnsi="Times New Roman"/>
                <w:sz w:val="24"/>
                <w:szCs w:val="24"/>
                <w:highlight w:val="yellow"/>
                <w:lang w:val="en-US"/>
              </w:rPr>
            </w:pPr>
          </w:p>
        </w:tc>
        <w:tc>
          <w:tcPr>
            <w:tcW w:w="1133" w:type="dxa"/>
          </w:tcPr>
          <w:p w14:paraId="17243331" w14:textId="3BC366E1" w:rsidR="00363761" w:rsidDel="00CE441E" w:rsidRDefault="00363761" w:rsidP="00E06804">
            <w:pPr>
              <w:spacing w:after="0"/>
              <w:rPr>
                <w:del w:id="209" w:author="Sonia Kéfi" w:date="2016-05-24T23:24:00Z"/>
                <w:rFonts w:ascii="Times New Roman" w:hAnsi="Times New Roman"/>
                <w:sz w:val="24"/>
                <w:szCs w:val="24"/>
                <w:highlight w:val="yellow"/>
                <w:lang w:val="en-US"/>
              </w:rPr>
            </w:pPr>
          </w:p>
        </w:tc>
        <w:tc>
          <w:tcPr>
            <w:tcW w:w="1133" w:type="dxa"/>
          </w:tcPr>
          <w:p w14:paraId="62CC93B3" w14:textId="2D07C58B" w:rsidR="00363761" w:rsidRPr="00F75F47" w:rsidDel="00CE441E" w:rsidRDefault="00F75F47" w:rsidP="00E06804">
            <w:pPr>
              <w:spacing w:after="0"/>
              <w:rPr>
                <w:del w:id="210" w:author="Sonia Kéfi" w:date="2016-05-24T23:24:00Z"/>
                <w:rFonts w:ascii="Times New Roman" w:hAnsi="Times New Roman"/>
                <w:sz w:val="24"/>
                <w:szCs w:val="24"/>
                <w:lang w:val="en-US"/>
              </w:rPr>
            </w:pPr>
            <w:del w:id="211" w:author="Sonia Kéfi" w:date="2016-05-24T23:24:00Z">
              <w:r w:rsidRPr="00F75F47" w:rsidDel="00CE441E">
                <w:rPr>
                  <w:rFonts w:ascii="Times New Roman" w:hAnsi="Times New Roman"/>
                  <w:sz w:val="24"/>
                  <w:szCs w:val="24"/>
                  <w:lang w:val="en-US"/>
                </w:rPr>
                <w:delText>X</w:delText>
              </w:r>
            </w:del>
          </w:p>
        </w:tc>
      </w:tr>
      <w:tr w:rsidR="00363761" w:rsidDel="00CE441E" w14:paraId="590CB10C" w14:textId="59393979" w:rsidTr="00363761">
        <w:trPr>
          <w:del w:id="212" w:author="Sonia Kéfi" w:date="2016-05-24T23:24:00Z"/>
        </w:trPr>
        <w:tc>
          <w:tcPr>
            <w:tcW w:w="1132" w:type="dxa"/>
            <w:tcBorders>
              <w:bottom w:val="double" w:sz="4" w:space="0" w:color="auto"/>
              <w:right w:val="double" w:sz="4" w:space="0" w:color="auto"/>
            </w:tcBorders>
          </w:tcPr>
          <w:p w14:paraId="24E6FBC2" w14:textId="7224F1AB" w:rsidR="00363761" w:rsidRPr="00363761" w:rsidDel="00CE441E" w:rsidRDefault="00363761" w:rsidP="00E06804">
            <w:pPr>
              <w:spacing w:after="0"/>
              <w:rPr>
                <w:del w:id="213" w:author="Sonia Kéfi" w:date="2016-05-24T23:24:00Z"/>
                <w:rFonts w:ascii="Times New Roman" w:hAnsi="Times New Roman"/>
                <w:sz w:val="24"/>
                <w:szCs w:val="24"/>
                <w:lang w:val="en-US"/>
              </w:rPr>
            </w:pPr>
            <w:del w:id="214" w:author="Sonia Kéfi" w:date="2016-05-24T23:24:00Z">
              <w:r w:rsidRPr="00363761" w:rsidDel="00CE441E">
                <w:rPr>
                  <w:rFonts w:ascii="Times New Roman" w:hAnsi="Times New Roman"/>
                  <w:sz w:val="24"/>
                  <w:szCs w:val="24"/>
                  <w:lang w:val="en-US"/>
                </w:rPr>
                <w:delText>1</w:delText>
              </w:r>
            </w:del>
          </w:p>
        </w:tc>
        <w:tc>
          <w:tcPr>
            <w:tcW w:w="1132" w:type="dxa"/>
            <w:tcBorders>
              <w:left w:val="double" w:sz="4" w:space="0" w:color="auto"/>
              <w:bottom w:val="double" w:sz="4" w:space="0" w:color="auto"/>
            </w:tcBorders>
          </w:tcPr>
          <w:p w14:paraId="4C54FFF7" w14:textId="0E581B45" w:rsidR="00363761" w:rsidDel="00CE441E" w:rsidRDefault="00363761" w:rsidP="00E06804">
            <w:pPr>
              <w:spacing w:after="0"/>
              <w:rPr>
                <w:del w:id="215"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73EC934C" w14:textId="651ADA24" w:rsidR="00363761" w:rsidDel="00CE441E" w:rsidRDefault="00363761" w:rsidP="00E06804">
            <w:pPr>
              <w:spacing w:after="0"/>
              <w:rPr>
                <w:del w:id="216"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55DBD261" w14:textId="522F7A22" w:rsidR="00363761" w:rsidDel="00CE441E" w:rsidRDefault="00363761" w:rsidP="00E06804">
            <w:pPr>
              <w:spacing w:after="0"/>
              <w:rPr>
                <w:del w:id="217"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6D22B22C" w14:textId="359B94F0" w:rsidR="00363761" w:rsidDel="00CE441E" w:rsidRDefault="00363761" w:rsidP="00E06804">
            <w:pPr>
              <w:spacing w:after="0"/>
              <w:rPr>
                <w:del w:id="218" w:author="Sonia Kéfi" w:date="2016-05-24T23:24:00Z"/>
                <w:rFonts w:ascii="Times New Roman" w:hAnsi="Times New Roman"/>
                <w:sz w:val="24"/>
                <w:szCs w:val="24"/>
                <w:highlight w:val="yellow"/>
                <w:lang w:val="en-US"/>
              </w:rPr>
            </w:pPr>
            <w:del w:id="219" w:author="Sonia Kéfi" w:date="2016-05-24T23:24:00Z">
              <w:r w:rsidDel="00CE441E">
                <w:rPr>
                  <w:rFonts w:ascii="Times New Roman" w:hAnsi="Times New Roman"/>
                  <w:sz w:val="24"/>
                  <w:szCs w:val="24"/>
                  <w:highlight w:val="yellow"/>
                  <w:lang w:val="en-US"/>
                </w:rPr>
                <w:delText>X</w:delText>
              </w:r>
            </w:del>
          </w:p>
        </w:tc>
        <w:tc>
          <w:tcPr>
            <w:tcW w:w="1133" w:type="dxa"/>
            <w:tcBorders>
              <w:bottom w:val="double" w:sz="4" w:space="0" w:color="auto"/>
            </w:tcBorders>
          </w:tcPr>
          <w:p w14:paraId="671A2124" w14:textId="2CAD9122" w:rsidR="00363761" w:rsidDel="00CE441E" w:rsidRDefault="00363761" w:rsidP="00E06804">
            <w:pPr>
              <w:spacing w:after="0"/>
              <w:rPr>
                <w:del w:id="220"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7076564A" w14:textId="19A59CF2" w:rsidR="00363761" w:rsidDel="00CE441E" w:rsidRDefault="00363761" w:rsidP="00E06804">
            <w:pPr>
              <w:spacing w:after="0"/>
              <w:rPr>
                <w:del w:id="221"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06D94A86" w14:textId="0DB44EA1" w:rsidR="00363761" w:rsidRPr="00F75F47" w:rsidDel="00CE441E" w:rsidRDefault="00F75F47" w:rsidP="00E06804">
            <w:pPr>
              <w:spacing w:after="0"/>
              <w:rPr>
                <w:del w:id="222" w:author="Sonia Kéfi" w:date="2016-05-24T23:24:00Z"/>
                <w:rFonts w:ascii="Times New Roman" w:hAnsi="Times New Roman"/>
                <w:sz w:val="24"/>
                <w:szCs w:val="24"/>
                <w:lang w:val="en-US"/>
              </w:rPr>
            </w:pPr>
            <w:del w:id="223" w:author="Sonia Kéfi" w:date="2016-05-24T23:24:00Z">
              <w:r w:rsidRPr="00F75F47" w:rsidDel="00CE441E">
                <w:rPr>
                  <w:rFonts w:ascii="Times New Roman" w:hAnsi="Times New Roman"/>
                  <w:sz w:val="24"/>
                  <w:szCs w:val="24"/>
                  <w:lang w:val="en-US"/>
                </w:rPr>
                <w:delText>X</w:delText>
              </w:r>
            </w:del>
          </w:p>
        </w:tc>
      </w:tr>
      <w:tr w:rsidR="00363761" w:rsidDel="00CE441E" w14:paraId="55510FD6" w14:textId="6EE9C221" w:rsidTr="00363761">
        <w:trPr>
          <w:del w:id="224" w:author="Sonia Kéfi" w:date="2016-05-24T23:24:00Z"/>
        </w:trPr>
        <w:tc>
          <w:tcPr>
            <w:tcW w:w="1132" w:type="dxa"/>
            <w:tcBorders>
              <w:top w:val="double" w:sz="4" w:space="0" w:color="auto"/>
              <w:right w:val="double" w:sz="4" w:space="0" w:color="auto"/>
            </w:tcBorders>
          </w:tcPr>
          <w:p w14:paraId="56F1064E" w14:textId="66A3B65C" w:rsidR="00363761" w:rsidRPr="00363761" w:rsidDel="00CE441E" w:rsidRDefault="00363761" w:rsidP="00E06804">
            <w:pPr>
              <w:spacing w:after="0"/>
              <w:rPr>
                <w:del w:id="225" w:author="Sonia Kéfi" w:date="2016-05-24T23:24:00Z"/>
                <w:rFonts w:ascii="Times New Roman" w:hAnsi="Times New Roman"/>
                <w:sz w:val="24"/>
                <w:szCs w:val="24"/>
                <w:lang w:val="en-US"/>
              </w:rPr>
            </w:pPr>
            <w:del w:id="226" w:author="Sonia Kéfi" w:date="2016-05-24T23:24:00Z">
              <w:r w:rsidRPr="00363761" w:rsidDel="00CE441E">
                <w:rPr>
                  <w:rFonts w:ascii="Times New Roman" w:hAnsi="Times New Roman"/>
                  <w:sz w:val="24"/>
                  <w:szCs w:val="24"/>
                  <w:lang w:val="en-US"/>
                </w:rPr>
                <w:delText>6</w:delText>
              </w:r>
            </w:del>
          </w:p>
        </w:tc>
        <w:tc>
          <w:tcPr>
            <w:tcW w:w="1132" w:type="dxa"/>
            <w:tcBorders>
              <w:top w:val="double" w:sz="4" w:space="0" w:color="auto"/>
              <w:left w:val="double" w:sz="4" w:space="0" w:color="auto"/>
            </w:tcBorders>
          </w:tcPr>
          <w:p w14:paraId="778BBC38" w14:textId="3197CD8D" w:rsidR="00363761" w:rsidDel="00CE441E" w:rsidRDefault="00363761" w:rsidP="00E06804">
            <w:pPr>
              <w:spacing w:after="0"/>
              <w:rPr>
                <w:del w:id="227"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46C0A109" w14:textId="27B563CE" w:rsidR="00363761" w:rsidDel="00CE441E" w:rsidRDefault="00363761" w:rsidP="00E06804">
            <w:pPr>
              <w:spacing w:after="0"/>
              <w:rPr>
                <w:del w:id="228"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66EEB74D" w14:textId="74C2978C" w:rsidR="00363761" w:rsidDel="00CE441E" w:rsidRDefault="00363761" w:rsidP="00E06804">
            <w:pPr>
              <w:spacing w:after="0"/>
              <w:rPr>
                <w:del w:id="229"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6EFAE76D" w14:textId="683CBB29" w:rsidR="00363761" w:rsidDel="00CE441E" w:rsidRDefault="00363761" w:rsidP="00E06804">
            <w:pPr>
              <w:spacing w:after="0"/>
              <w:rPr>
                <w:del w:id="230"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2A8D345D" w14:textId="7CE503E9" w:rsidR="00363761" w:rsidDel="00CE441E" w:rsidRDefault="00363761" w:rsidP="00E06804">
            <w:pPr>
              <w:spacing w:after="0"/>
              <w:rPr>
                <w:del w:id="231"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061E9FB1" w14:textId="78D3F0AF" w:rsidR="00363761" w:rsidDel="00CE441E" w:rsidRDefault="00363761" w:rsidP="00E06804">
            <w:pPr>
              <w:spacing w:after="0"/>
              <w:rPr>
                <w:del w:id="232"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5FE0FCDA" w14:textId="32973C1C" w:rsidR="00363761" w:rsidDel="00CE441E" w:rsidRDefault="00363761" w:rsidP="00E06804">
            <w:pPr>
              <w:spacing w:after="0"/>
              <w:rPr>
                <w:del w:id="233" w:author="Sonia Kéfi" w:date="2016-05-24T23:24:00Z"/>
                <w:rFonts w:ascii="Times New Roman" w:hAnsi="Times New Roman"/>
                <w:sz w:val="24"/>
                <w:szCs w:val="24"/>
                <w:highlight w:val="yellow"/>
                <w:lang w:val="en-US"/>
              </w:rPr>
            </w:pPr>
            <w:del w:id="234" w:author="Sonia Kéfi" w:date="2016-05-24T23:24:00Z">
              <w:r w:rsidDel="00CE441E">
                <w:rPr>
                  <w:rFonts w:ascii="Times New Roman" w:hAnsi="Times New Roman"/>
                  <w:sz w:val="24"/>
                  <w:szCs w:val="24"/>
                  <w:highlight w:val="yellow"/>
                  <w:lang w:val="en-US"/>
                </w:rPr>
                <w:delText>X</w:delText>
              </w:r>
            </w:del>
          </w:p>
        </w:tc>
      </w:tr>
      <w:tr w:rsidR="00363761" w:rsidDel="00CE441E" w14:paraId="44CFD6DF" w14:textId="2CDAEDE1" w:rsidTr="00363761">
        <w:trPr>
          <w:del w:id="235" w:author="Sonia Kéfi" w:date="2016-05-24T23:24:00Z"/>
        </w:trPr>
        <w:tc>
          <w:tcPr>
            <w:tcW w:w="1132" w:type="dxa"/>
            <w:tcBorders>
              <w:right w:val="double" w:sz="4" w:space="0" w:color="auto"/>
            </w:tcBorders>
          </w:tcPr>
          <w:p w14:paraId="21D95A03" w14:textId="00D5964F" w:rsidR="00363761" w:rsidRPr="00363761" w:rsidDel="00CE441E" w:rsidRDefault="00363761" w:rsidP="00E06804">
            <w:pPr>
              <w:spacing w:after="0"/>
              <w:rPr>
                <w:del w:id="236" w:author="Sonia Kéfi" w:date="2016-05-24T23:24:00Z"/>
                <w:rFonts w:ascii="Times New Roman" w:hAnsi="Times New Roman"/>
                <w:sz w:val="24"/>
                <w:szCs w:val="24"/>
                <w:lang w:val="en-US"/>
              </w:rPr>
            </w:pPr>
            <w:del w:id="237" w:author="Sonia Kéfi" w:date="2016-05-24T23:24:00Z">
              <w:r w:rsidRPr="00363761" w:rsidDel="00CE441E">
                <w:rPr>
                  <w:rFonts w:ascii="Times New Roman" w:hAnsi="Times New Roman"/>
                  <w:sz w:val="24"/>
                  <w:szCs w:val="24"/>
                  <w:lang w:val="en-US"/>
                </w:rPr>
                <w:delText>10</w:delText>
              </w:r>
            </w:del>
          </w:p>
        </w:tc>
        <w:tc>
          <w:tcPr>
            <w:tcW w:w="1132" w:type="dxa"/>
            <w:tcBorders>
              <w:left w:val="double" w:sz="4" w:space="0" w:color="auto"/>
            </w:tcBorders>
          </w:tcPr>
          <w:p w14:paraId="2A5EF3B1" w14:textId="1CF41032" w:rsidR="00363761" w:rsidDel="00CE441E" w:rsidRDefault="00363761" w:rsidP="00E06804">
            <w:pPr>
              <w:spacing w:after="0"/>
              <w:rPr>
                <w:del w:id="238" w:author="Sonia Kéfi" w:date="2016-05-24T23:24:00Z"/>
                <w:rFonts w:ascii="Times New Roman" w:hAnsi="Times New Roman"/>
                <w:sz w:val="24"/>
                <w:szCs w:val="24"/>
                <w:highlight w:val="yellow"/>
                <w:lang w:val="en-US"/>
              </w:rPr>
            </w:pPr>
          </w:p>
        </w:tc>
        <w:tc>
          <w:tcPr>
            <w:tcW w:w="1133" w:type="dxa"/>
          </w:tcPr>
          <w:p w14:paraId="17B79589" w14:textId="4D797F02" w:rsidR="00363761" w:rsidDel="00CE441E" w:rsidRDefault="00363761" w:rsidP="00E06804">
            <w:pPr>
              <w:spacing w:after="0"/>
              <w:rPr>
                <w:del w:id="239" w:author="Sonia Kéfi" w:date="2016-05-24T23:24:00Z"/>
                <w:rFonts w:ascii="Times New Roman" w:hAnsi="Times New Roman"/>
                <w:sz w:val="24"/>
                <w:szCs w:val="24"/>
                <w:highlight w:val="yellow"/>
                <w:lang w:val="en-US"/>
              </w:rPr>
            </w:pPr>
            <w:del w:id="240" w:author="Sonia Kéfi" w:date="2016-05-24T23:24:00Z">
              <w:r w:rsidDel="00CE441E">
                <w:rPr>
                  <w:rFonts w:ascii="Times New Roman" w:hAnsi="Times New Roman"/>
                  <w:sz w:val="24"/>
                  <w:szCs w:val="24"/>
                  <w:highlight w:val="yellow"/>
                  <w:lang w:val="en-US"/>
                </w:rPr>
                <w:delText>X</w:delText>
              </w:r>
            </w:del>
          </w:p>
        </w:tc>
        <w:tc>
          <w:tcPr>
            <w:tcW w:w="1133" w:type="dxa"/>
          </w:tcPr>
          <w:p w14:paraId="78F06023" w14:textId="490A4E49" w:rsidR="00363761" w:rsidDel="00CE441E" w:rsidRDefault="00363761" w:rsidP="00E06804">
            <w:pPr>
              <w:spacing w:after="0"/>
              <w:rPr>
                <w:del w:id="241" w:author="Sonia Kéfi" w:date="2016-05-24T23:24:00Z"/>
                <w:rFonts w:ascii="Times New Roman" w:hAnsi="Times New Roman"/>
                <w:sz w:val="24"/>
                <w:szCs w:val="24"/>
                <w:highlight w:val="yellow"/>
                <w:lang w:val="en-US"/>
              </w:rPr>
            </w:pPr>
          </w:p>
        </w:tc>
        <w:tc>
          <w:tcPr>
            <w:tcW w:w="1133" w:type="dxa"/>
          </w:tcPr>
          <w:p w14:paraId="38A527D6" w14:textId="22BB6BD6" w:rsidR="00363761" w:rsidDel="00CE441E" w:rsidRDefault="00363761" w:rsidP="00E06804">
            <w:pPr>
              <w:spacing w:after="0"/>
              <w:rPr>
                <w:del w:id="242" w:author="Sonia Kéfi" w:date="2016-05-24T23:24:00Z"/>
                <w:rFonts w:ascii="Times New Roman" w:hAnsi="Times New Roman"/>
                <w:sz w:val="24"/>
                <w:szCs w:val="24"/>
                <w:highlight w:val="yellow"/>
                <w:lang w:val="en-US"/>
              </w:rPr>
            </w:pPr>
            <w:del w:id="243" w:author="Sonia Kéfi" w:date="2016-05-24T23:24:00Z">
              <w:r w:rsidRPr="00363761" w:rsidDel="00CE441E">
                <w:rPr>
                  <w:rFonts w:ascii="Times New Roman" w:hAnsi="Times New Roman"/>
                  <w:sz w:val="24"/>
                  <w:szCs w:val="24"/>
                  <w:lang w:val="en-US"/>
                </w:rPr>
                <w:delText>X</w:delText>
              </w:r>
            </w:del>
          </w:p>
        </w:tc>
        <w:tc>
          <w:tcPr>
            <w:tcW w:w="1133" w:type="dxa"/>
          </w:tcPr>
          <w:p w14:paraId="32F5FFCE" w14:textId="0B24B036" w:rsidR="00363761" w:rsidDel="00CE441E" w:rsidRDefault="00363761" w:rsidP="00E06804">
            <w:pPr>
              <w:spacing w:after="0"/>
              <w:rPr>
                <w:del w:id="244" w:author="Sonia Kéfi" w:date="2016-05-24T23:24:00Z"/>
                <w:rFonts w:ascii="Times New Roman" w:hAnsi="Times New Roman"/>
                <w:sz w:val="24"/>
                <w:szCs w:val="24"/>
                <w:highlight w:val="yellow"/>
                <w:lang w:val="en-US"/>
              </w:rPr>
            </w:pPr>
          </w:p>
        </w:tc>
        <w:tc>
          <w:tcPr>
            <w:tcW w:w="1133" w:type="dxa"/>
          </w:tcPr>
          <w:p w14:paraId="22634B1E" w14:textId="2CA1035A" w:rsidR="00363761" w:rsidDel="00CE441E" w:rsidRDefault="009A7C50" w:rsidP="00E06804">
            <w:pPr>
              <w:spacing w:after="0"/>
              <w:rPr>
                <w:del w:id="245" w:author="Sonia Kéfi" w:date="2016-05-24T23:24:00Z"/>
                <w:rFonts w:ascii="Times New Roman" w:hAnsi="Times New Roman"/>
                <w:sz w:val="24"/>
                <w:szCs w:val="24"/>
                <w:highlight w:val="yellow"/>
                <w:lang w:val="en-US"/>
              </w:rPr>
            </w:pPr>
            <w:del w:id="246" w:author="Sonia Kéfi" w:date="2016-05-24T23:24:00Z">
              <w:r w:rsidRPr="009A7C50" w:rsidDel="00CE441E">
                <w:rPr>
                  <w:rFonts w:ascii="Times New Roman" w:hAnsi="Times New Roman"/>
                  <w:sz w:val="24"/>
                  <w:szCs w:val="24"/>
                  <w:lang w:val="en-US"/>
                </w:rPr>
                <w:delText>X</w:delText>
              </w:r>
            </w:del>
          </w:p>
        </w:tc>
        <w:tc>
          <w:tcPr>
            <w:tcW w:w="1133" w:type="dxa"/>
          </w:tcPr>
          <w:p w14:paraId="56458A19" w14:textId="7ED78374" w:rsidR="00363761" w:rsidDel="00CE441E" w:rsidRDefault="00F75F47" w:rsidP="00E06804">
            <w:pPr>
              <w:spacing w:after="0"/>
              <w:rPr>
                <w:del w:id="247" w:author="Sonia Kéfi" w:date="2016-05-24T23:24:00Z"/>
                <w:rFonts w:ascii="Times New Roman" w:hAnsi="Times New Roman"/>
                <w:sz w:val="24"/>
                <w:szCs w:val="24"/>
                <w:highlight w:val="yellow"/>
                <w:lang w:val="en-US"/>
              </w:rPr>
            </w:pPr>
            <w:del w:id="248" w:author="Sonia Kéfi" w:date="2016-05-24T23:24:00Z">
              <w:r w:rsidRPr="00F75F47" w:rsidDel="00CE441E">
                <w:rPr>
                  <w:rFonts w:ascii="Times New Roman" w:hAnsi="Times New Roman"/>
                  <w:sz w:val="24"/>
                  <w:szCs w:val="24"/>
                  <w:lang w:val="en-US"/>
                </w:rPr>
                <w:delText>X</w:delText>
              </w:r>
            </w:del>
          </w:p>
        </w:tc>
      </w:tr>
      <w:tr w:rsidR="00363761" w:rsidDel="00CE441E" w14:paraId="565C74C0" w14:textId="2D9EDEE3" w:rsidTr="00363761">
        <w:trPr>
          <w:del w:id="249" w:author="Sonia Kéfi" w:date="2016-05-24T23:24:00Z"/>
        </w:trPr>
        <w:tc>
          <w:tcPr>
            <w:tcW w:w="1132" w:type="dxa"/>
            <w:tcBorders>
              <w:bottom w:val="double" w:sz="4" w:space="0" w:color="auto"/>
              <w:right w:val="double" w:sz="4" w:space="0" w:color="auto"/>
            </w:tcBorders>
          </w:tcPr>
          <w:p w14:paraId="7472F12A" w14:textId="1070C171" w:rsidR="00363761" w:rsidRPr="00363761" w:rsidDel="00CE441E" w:rsidRDefault="00363761" w:rsidP="00E06804">
            <w:pPr>
              <w:spacing w:after="0"/>
              <w:rPr>
                <w:del w:id="250" w:author="Sonia Kéfi" w:date="2016-05-24T23:24:00Z"/>
                <w:rFonts w:ascii="Times New Roman" w:hAnsi="Times New Roman"/>
                <w:sz w:val="24"/>
                <w:szCs w:val="24"/>
                <w:lang w:val="en-US"/>
              </w:rPr>
            </w:pPr>
            <w:del w:id="251" w:author="Sonia Kéfi" w:date="2016-05-24T23:24:00Z">
              <w:r w:rsidRPr="00363761" w:rsidDel="00CE441E">
                <w:rPr>
                  <w:rFonts w:ascii="Times New Roman" w:hAnsi="Times New Roman"/>
                  <w:sz w:val="24"/>
                  <w:szCs w:val="24"/>
                  <w:lang w:val="en-US"/>
                </w:rPr>
                <w:delText>13</w:delText>
              </w:r>
            </w:del>
          </w:p>
        </w:tc>
        <w:tc>
          <w:tcPr>
            <w:tcW w:w="1132" w:type="dxa"/>
            <w:tcBorders>
              <w:left w:val="double" w:sz="4" w:space="0" w:color="auto"/>
              <w:bottom w:val="double" w:sz="4" w:space="0" w:color="auto"/>
            </w:tcBorders>
          </w:tcPr>
          <w:p w14:paraId="789AD563" w14:textId="50B9BF14" w:rsidR="00363761" w:rsidDel="00CE441E" w:rsidRDefault="00363761" w:rsidP="00E06804">
            <w:pPr>
              <w:spacing w:after="0"/>
              <w:rPr>
                <w:del w:id="252"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66F91DFD" w14:textId="00E4307F" w:rsidR="00363761" w:rsidDel="00CE441E" w:rsidRDefault="00363761" w:rsidP="00E06804">
            <w:pPr>
              <w:spacing w:after="0"/>
              <w:rPr>
                <w:del w:id="253"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7E0069D1" w14:textId="4D251D87" w:rsidR="00363761" w:rsidDel="00CE441E" w:rsidRDefault="00363761" w:rsidP="00E06804">
            <w:pPr>
              <w:spacing w:after="0"/>
              <w:rPr>
                <w:del w:id="254"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70E8813E" w14:textId="23EA9006" w:rsidR="00363761" w:rsidDel="00CE441E" w:rsidRDefault="00363761" w:rsidP="00E06804">
            <w:pPr>
              <w:spacing w:after="0"/>
              <w:rPr>
                <w:del w:id="255"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22B30D5A" w14:textId="78A3FC29" w:rsidR="00363761" w:rsidDel="00CE441E" w:rsidRDefault="00363761" w:rsidP="00E06804">
            <w:pPr>
              <w:spacing w:after="0"/>
              <w:rPr>
                <w:del w:id="256"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4A1409D7" w14:textId="460DA3C2" w:rsidR="00363761" w:rsidDel="00CE441E" w:rsidRDefault="00363761" w:rsidP="00E06804">
            <w:pPr>
              <w:spacing w:after="0"/>
              <w:rPr>
                <w:del w:id="257"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7DCA5644" w14:textId="64084DD5" w:rsidR="00363761" w:rsidDel="00CE441E" w:rsidRDefault="00363761" w:rsidP="00E06804">
            <w:pPr>
              <w:spacing w:after="0"/>
              <w:rPr>
                <w:del w:id="258" w:author="Sonia Kéfi" w:date="2016-05-24T23:24:00Z"/>
                <w:rFonts w:ascii="Times New Roman" w:hAnsi="Times New Roman"/>
                <w:sz w:val="24"/>
                <w:szCs w:val="24"/>
                <w:highlight w:val="yellow"/>
                <w:lang w:val="en-US"/>
              </w:rPr>
            </w:pPr>
            <w:del w:id="259" w:author="Sonia Kéfi" w:date="2016-05-24T23:24:00Z">
              <w:r w:rsidDel="00CE441E">
                <w:rPr>
                  <w:rFonts w:ascii="Times New Roman" w:hAnsi="Times New Roman"/>
                  <w:sz w:val="24"/>
                  <w:szCs w:val="24"/>
                  <w:highlight w:val="yellow"/>
                  <w:lang w:val="en-US"/>
                </w:rPr>
                <w:delText>X</w:delText>
              </w:r>
            </w:del>
          </w:p>
        </w:tc>
      </w:tr>
      <w:tr w:rsidR="00363761" w:rsidDel="00CE441E" w14:paraId="530C7925" w14:textId="36962F04" w:rsidTr="00363761">
        <w:trPr>
          <w:del w:id="260" w:author="Sonia Kéfi" w:date="2016-05-24T23:24:00Z"/>
        </w:trPr>
        <w:tc>
          <w:tcPr>
            <w:tcW w:w="1132" w:type="dxa"/>
            <w:tcBorders>
              <w:top w:val="double" w:sz="4" w:space="0" w:color="auto"/>
              <w:right w:val="double" w:sz="4" w:space="0" w:color="auto"/>
            </w:tcBorders>
          </w:tcPr>
          <w:p w14:paraId="6B18D9EC" w14:textId="2D9B972C" w:rsidR="00363761" w:rsidRPr="00363761" w:rsidDel="00CE441E" w:rsidRDefault="00363761" w:rsidP="00E06804">
            <w:pPr>
              <w:spacing w:after="0"/>
              <w:rPr>
                <w:del w:id="261" w:author="Sonia Kéfi" w:date="2016-05-24T23:24:00Z"/>
                <w:rFonts w:ascii="Times New Roman" w:hAnsi="Times New Roman"/>
                <w:sz w:val="24"/>
                <w:szCs w:val="24"/>
                <w:lang w:val="en-US"/>
              </w:rPr>
            </w:pPr>
            <w:del w:id="262" w:author="Sonia Kéfi" w:date="2016-05-24T23:24:00Z">
              <w:r w:rsidRPr="00363761" w:rsidDel="00CE441E">
                <w:rPr>
                  <w:rFonts w:ascii="Times New Roman" w:hAnsi="Times New Roman"/>
                  <w:sz w:val="24"/>
                  <w:szCs w:val="24"/>
                  <w:lang w:val="en-US"/>
                </w:rPr>
                <w:delText>3</w:delText>
              </w:r>
            </w:del>
          </w:p>
        </w:tc>
        <w:tc>
          <w:tcPr>
            <w:tcW w:w="1132" w:type="dxa"/>
            <w:tcBorders>
              <w:top w:val="double" w:sz="4" w:space="0" w:color="auto"/>
              <w:left w:val="double" w:sz="4" w:space="0" w:color="auto"/>
            </w:tcBorders>
          </w:tcPr>
          <w:p w14:paraId="336D2FB7" w14:textId="45034B1A" w:rsidR="00363761" w:rsidDel="00CE441E" w:rsidRDefault="00363761" w:rsidP="00E06804">
            <w:pPr>
              <w:spacing w:after="0"/>
              <w:rPr>
                <w:del w:id="263"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7ECC586B" w14:textId="2A64EF4D" w:rsidR="00363761" w:rsidDel="00CE441E" w:rsidRDefault="00363761" w:rsidP="00E06804">
            <w:pPr>
              <w:spacing w:after="0"/>
              <w:rPr>
                <w:del w:id="264"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0068F204" w14:textId="7D3D220E" w:rsidR="00363761" w:rsidDel="00CE441E" w:rsidRDefault="00363761" w:rsidP="00E06804">
            <w:pPr>
              <w:spacing w:after="0"/>
              <w:rPr>
                <w:del w:id="265"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551941B8" w14:textId="2D505F0F" w:rsidR="00363761" w:rsidDel="00CE441E" w:rsidRDefault="00363761" w:rsidP="00E06804">
            <w:pPr>
              <w:spacing w:after="0"/>
              <w:rPr>
                <w:del w:id="266"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44FB0783" w14:textId="7F5B928B" w:rsidR="00363761" w:rsidDel="00CE441E" w:rsidRDefault="00363761" w:rsidP="00E06804">
            <w:pPr>
              <w:spacing w:after="0"/>
              <w:rPr>
                <w:del w:id="267"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6D5C0261" w14:textId="7711E55D" w:rsidR="00363761" w:rsidDel="00CE441E" w:rsidRDefault="00363761" w:rsidP="00E06804">
            <w:pPr>
              <w:spacing w:after="0"/>
              <w:rPr>
                <w:del w:id="268"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7DD4429D" w14:textId="014E5EC4" w:rsidR="00363761" w:rsidDel="00CE441E" w:rsidRDefault="00363761" w:rsidP="00E06804">
            <w:pPr>
              <w:spacing w:after="0"/>
              <w:rPr>
                <w:del w:id="269" w:author="Sonia Kéfi" w:date="2016-05-24T23:24:00Z"/>
                <w:rFonts w:ascii="Times New Roman" w:hAnsi="Times New Roman"/>
                <w:sz w:val="24"/>
                <w:szCs w:val="24"/>
                <w:highlight w:val="yellow"/>
                <w:lang w:val="en-US"/>
              </w:rPr>
            </w:pPr>
            <w:del w:id="270" w:author="Sonia Kéfi" w:date="2016-05-24T23:24:00Z">
              <w:r w:rsidDel="00CE441E">
                <w:rPr>
                  <w:rFonts w:ascii="Times New Roman" w:hAnsi="Times New Roman"/>
                  <w:sz w:val="24"/>
                  <w:szCs w:val="24"/>
                  <w:highlight w:val="yellow"/>
                  <w:lang w:val="en-US"/>
                </w:rPr>
                <w:delText>X</w:delText>
              </w:r>
            </w:del>
          </w:p>
        </w:tc>
      </w:tr>
      <w:tr w:rsidR="00363761" w:rsidDel="00CE441E" w14:paraId="64F69C11" w14:textId="4909235D" w:rsidTr="00363761">
        <w:trPr>
          <w:del w:id="271" w:author="Sonia Kéfi" w:date="2016-05-24T23:24:00Z"/>
        </w:trPr>
        <w:tc>
          <w:tcPr>
            <w:tcW w:w="1132" w:type="dxa"/>
            <w:tcBorders>
              <w:right w:val="double" w:sz="4" w:space="0" w:color="auto"/>
            </w:tcBorders>
          </w:tcPr>
          <w:p w14:paraId="3CDB73AB" w14:textId="37F6330F" w:rsidR="00363761" w:rsidRPr="00363761" w:rsidDel="00CE441E" w:rsidRDefault="00363761" w:rsidP="00E06804">
            <w:pPr>
              <w:spacing w:after="0"/>
              <w:rPr>
                <w:del w:id="272" w:author="Sonia Kéfi" w:date="2016-05-24T23:24:00Z"/>
                <w:rFonts w:ascii="Times New Roman" w:hAnsi="Times New Roman"/>
                <w:sz w:val="24"/>
                <w:szCs w:val="24"/>
                <w:lang w:val="en-US"/>
              </w:rPr>
            </w:pPr>
            <w:del w:id="273" w:author="Sonia Kéfi" w:date="2016-05-24T23:24:00Z">
              <w:r w:rsidRPr="00363761" w:rsidDel="00CE441E">
                <w:rPr>
                  <w:rFonts w:ascii="Times New Roman" w:hAnsi="Times New Roman"/>
                  <w:sz w:val="24"/>
                  <w:szCs w:val="24"/>
                  <w:lang w:val="en-US"/>
                </w:rPr>
                <w:delText>11</w:delText>
              </w:r>
            </w:del>
          </w:p>
        </w:tc>
        <w:tc>
          <w:tcPr>
            <w:tcW w:w="1132" w:type="dxa"/>
            <w:tcBorders>
              <w:left w:val="double" w:sz="4" w:space="0" w:color="auto"/>
            </w:tcBorders>
          </w:tcPr>
          <w:p w14:paraId="49F142E8" w14:textId="7B11A90D" w:rsidR="00363761" w:rsidDel="00CE441E" w:rsidRDefault="00363761" w:rsidP="00E06804">
            <w:pPr>
              <w:spacing w:after="0"/>
              <w:rPr>
                <w:del w:id="274" w:author="Sonia Kéfi" w:date="2016-05-24T23:24:00Z"/>
                <w:rFonts w:ascii="Times New Roman" w:hAnsi="Times New Roman"/>
                <w:sz w:val="24"/>
                <w:szCs w:val="24"/>
                <w:highlight w:val="yellow"/>
                <w:lang w:val="en-US"/>
              </w:rPr>
            </w:pPr>
          </w:p>
        </w:tc>
        <w:tc>
          <w:tcPr>
            <w:tcW w:w="1133" w:type="dxa"/>
          </w:tcPr>
          <w:p w14:paraId="47A0ABAD" w14:textId="6F8F596C" w:rsidR="00363761" w:rsidDel="00CE441E" w:rsidRDefault="00363761" w:rsidP="00E06804">
            <w:pPr>
              <w:spacing w:after="0"/>
              <w:rPr>
                <w:del w:id="275" w:author="Sonia Kéfi" w:date="2016-05-24T23:24:00Z"/>
                <w:rFonts w:ascii="Times New Roman" w:hAnsi="Times New Roman"/>
                <w:sz w:val="24"/>
                <w:szCs w:val="24"/>
                <w:highlight w:val="yellow"/>
                <w:lang w:val="en-US"/>
              </w:rPr>
            </w:pPr>
          </w:p>
        </w:tc>
        <w:tc>
          <w:tcPr>
            <w:tcW w:w="1133" w:type="dxa"/>
          </w:tcPr>
          <w:p w14:paraId="79E6ED2D" w14:textId="69666E41" w:rsidR="00363761" w:rsidDel="00CE441E" w:rsidRDefault="00363761" w:rsidP="00E06804">
            <w:pPr>
              <w:spacing w:after="0"/>
              <w:rPr>
                <w:del w:id="276" w:author="Sonia Kéfi" w:date="2016-05-24T23:24:00Z"/>
                <w:rFonts w:ascii="Times New Roman" w:hAnsi="Times New Roman"/>
                <w:sz w:val="24"/>
                <w:szCs w:val="24"/>
                <w:highlight w:val="yellow"/>
                <w:lang w:val="en-US"/>
              </w:rPr>
            </w:pPr>
          </w:p>
        </w:tc>
        <w:tc>
          <w:tcPr>
            <w:tcW w:w="1133" w:type="dxa"/>
          </w:tcPr>
          <w:p w14:paraId="2B25D5AE" w14:textId="19A0B4B8" w:rsidR="00363761" w:rsidDel="00CE441E" w:rsidRDefault="00363761" w:rsidP="00E06804">
            <w:pPr>
              <w:spacing w:after="0"/>
              <w:rPr>
                <w:del w:id="277" w:author="Sonia Kéfi" w:date="2016-05-24T23:24:00Z"/>
                <w:rFonts w:ascii="Times New Roman" w:hAnsi="Times New Roman"/>
                <w:sz w:val="24"/>
                <w:szCs w:val="24"/>
                <w:highlight w:val="yellow"/>
                <w:lang w:val="en-US"/>
              </w:rPr>
            </w:pPr>
          </w:p>
        </w:tc>
        <w:tc>
          <w:tcPr>
            <w:tcW w:w="1133" w:type="dxa"/>
          </w:tcPr>
          <w:p w14:paraId="65833147" w14:textId="4541A90C" w:rsidR="00363761" w:rsidDel="00CE441E" w:rsidRDefault="00363761" w:rsidP="00E06804">
            <w:pPr>
              <w:spacing w:after="0"/>
              <w:rPr>
                <w:del w:id="278" w:author="Sonia Kéfi" w:date="2016-05-24T23:24:00Z"/>
                <w:rFonts w:ascii="Times New Roman" w:hAnsi="Times New Roman"/>
                <w:sz w:val="24"/>
                <w:szCs w:val="24"/>
                <w:highlight w:val="yellow"/>
                <w:lang w:val="en-US"/>
              </w:rPr>
            </w:pPr>
          </w:p>
        </w:tc>
        <w:tc>
          <w:tcPr>
            <w:tcW w:w="1133" w:type="dxa"/>
          </w:tcPr>
          <w:p w14:paraId="75064C0D" w14:textId="02FEFFAA" w:rsidR="00363761" w:rsidDel="00CE441E" w:rsidRDefault="00363761" w:rsidP="00E06804">
            <w:pPr>
              <w:spacing w:after="0"/>
              <w:rPr>
                <w:del w:id="279" w:author="Sonia Kéfi" w:date="2016-05-24T23:24:00Z"/>
                <w:rFonts w:ascii="Times New Roman" w:hAnsi="Times New Roman"/>
                <w:sz w:val="24"/>
                <w:szCs w:val="24"/>
                <w:highlight w:val="yellow"/>
                <w:lang w:val="en-US"/>
              </w:rPr>
            </w:pPr>
          </w:p>
        </w:tc>
        <w:tc>
          <w:tcPr>
            <w:tcW w:w="1133" w:type="dxa"/>
          </w:tcPr>
          <w:p w14:paraId="0DA09812" w14:textId="7F0A4BC1" w:rsidR="00363761" w:rsidDel="00CE441E" w:rsidRDefault="00363761" w:rsidP="00E06804">
            <w:pPr>
              <w:spacing w:after="0"/>
              <w:rPr>
                <w:del w:id="280" w:author="Sonia Kéfi" w:date="2016-05-24T23:24:00Z"/>
                <w:rFonts w:ascii="Times New Roman" w:hAnsi="Times New Roman"/>
                <w:sz w:val="24"/>
                <w:szCs w:val="24"/>
                <w:highlight w:val="yellow"/>
                <w:lang w:val="en-US"/>
              </w:rPr>
            </w:pPr>
            <w:del w:id="281" w:author="Sonia Kéfi" w:date="2016-05-24T23:24:00Z">
              <w:r w:rsidDel="00CE441E">
                <w:rPr>
                  <w:rFonts w:ascii="Times New Roman" w:hAnsi="Times New Roman"/>
                  <w:sz w:val="24"/>
                  <w:szCs w:val="24"/>
                  <w:highlight w:val="yellow"/>
                  <w:lang w:val="en-US"/>
                </w:rPr>
                <w:delText>X</w:delText>
              </w:r>
            </w:del>
          </w:p>
        </w:tc>
      </w:tr>
      <w:tr w:rsidR="00363761" w:rsidDel="00CE441E" w14:paraId="38324355" w14:textId="36C842E4" w:rsidTr="00363761">
        <w:trPr>
          <w:del w:id="282" w:author="Sonia Kéfi" w:date="2016-05-24T23:24:00Z"/>
        </w:trPr>
        <w:tc>
          <w:tcPr>
            <w:tcW w:w="1132" w:type="dxa"/>
            <w:tcBorders>
              <w:bottom w:val="double" w:sz="4" w:space="0" w:color="auto"/>
              <w:right w:val="double" w:sz="4" w:space="0" w:color="auto"/>
            </w:tcBorders>
          </w:tcPr>
          <w:p w14:paraId="37C177E0" w14:textId="228282BF" w:rsidR="00363761" w:rsidRPr="00363761" w:rsidDel="00CE441E" w:rsidRDefault="00363761" w:rsidP="00E06804">
            <w:pPr>
              <w:spacing w:after="0"/>
              <w:rPr>
                <w:del w:id="283" w:author="Sonia Kéfi" w:date="2016-05-24T23:24:00Z"/>
                <w:rFonts w:ascii="Times New Roman" w:hAnsi="Times New Roman"/>
                <w:sz w:val="24"/>
                <w:szCs w:val="24"/>
                <w:lang w:val="en-US"/>
              </w:rPr>
            </w:pPr>
            <w:del w:id="284" w:author="Sonia Kéfi" w:date="2016-05-24T23:24:00Z">
              <w:r w:rsidRPr="00363761" w:rsidDel="00CE441E">
                <w:rPr>
                  <w:rFonts w:ascii="Times New Roman" w:hAnsi="Times New Roman"/>
                  <w:sz w:val="24"/>
                  <w:szCs w:val="24"/>
                  <w:lang w:val="en-US"/>
                </w:rPr>
                <w:delText>12</w:delText>
              </w:r>
            </w:del>
          </w:p>
        </w:tc>
        <w:tc>
          <w:tcPr>
            <w:tcW w:w="1132" w:type="dxa"/>
            <w:tcBorders>
              <w:left w:val="double" w:sz="4" w:space="0" w:color="auto"/>
              <w:bottom w:val="double" w:sz="4" w:space="0" w:color="auto"/>
            </w:tcBorders>
          </w:tcPr>
          <w:p w14:paraId="1420A10A" w14:textId="03DE9ED9" w:rsidR="00363761" w:rsidDel="00CE441E" w:rsidRDefault="00363761" w:rsidP="00E06804">
            <w:pPr>
              <w:spacing w:after="0"/>
              <w:rPr>
                <w:del w:id="285"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42CEAA90" w14:textId="0E80ACEC" w:rsidR="00363761" w:rsidDel="00CE441E" w:rsidRDefault="00363761" w:rsidP="00E06804">
            <w:pPr>
              <w:spacing w:after="0"/>
              <w:rPr>
                <w:del w:id="286"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0D723D6B" w14:textId="79769526" w:rsidR="00363761" w:rsidDel="00CE441E" w:rsidRDefault="00363761" w:rsidP="00E06804">
            <w:pPr>
              <w:spacing w:after="0"/>
              <w:rPr>
                <w:del w:id="287"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72AAE2F2" w14:textId="5544D494" w:rsidR="00363761" w:rsidDel="00CE441E" w:rsidRDefault="00363761" w:rsidP="00E06804">
            <w:pPr>
              <w:spacing w:after="0"/>
              <w:rPr>
                <w:del w:id="288"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20D15D25" w14:textId="4C9C22AF" w:rsidR="00363761" w:rsidDel="00CE441E" w:rsidRDefault="00363761" w:rsidP="00E06804">
            <w:pPr>
              <w:spacing w:after="0"/>
              <w:rPr>
                <w:del w:id="289"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1AEF1867" w14:textId="1CEB6327" w:rsidR="00363761" w:rsidDel="00CE441E" w:rsidRDefault="00363761" w:rsidP="00E06804">
            <w:pPr>
              <w:spacing w:after="0"/>
              <w:rPr>
                <w:del w:id="290"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6187F797" w14:textId="0ADC0C15" w:rsidR="00363761" w:rsidDel="00CE441E" w:rsidRDefault="00363761" w:rsidP="00E06804">
            <w:pPr>
              <w:spacing w:after="0"/>
              <w:rPr>
                <w:del w:id="291" w:author="Sonia Kéfi" w:date="2016-05-24T23:24:00Z"/>
                <w:rFonts w:ascii="Times New Roman" w:hAnsi="Times New Roman"/>
                <w:sz w:val="24"/>
                <w:szCs w:val="24"/>
                <w:highlight w:val="yellow"/>
                <w:lang w:val="en-US"/>
              </w:rPr>
            </w:pPr>
            <w:del w:id="292" w:author="Sonia Kéfi" w:date="2016-05-24T23:24:00Z">
              <w:r w:rsidDel="00CE441E">
                <w:rPr>
                  <w:rFonts w:ascii="Times New Roman" w:hAnsi="Times New Roman"/>
                  <w:sz w:val="24"/>
                  <w:szCs w:val="24"/>
                  <w:highlight w:val="yellow"/>
                  <w:lang w:val="en-US"/>
                </w:rPr>
                <w:delText>X</w:delText>
              </w:r>
            </w:del>
          </w:p>
        </w:tc>
      </w:tr>
      <w:tr w:rsidR="00363761" w:rsidDel="00CE441E" w14:paraId="50D738B3" w14:textId="5B4BB037" w:rsidTr="00363761">
        <w:trPr>
          <w:del w:id="293" w:author="Sonia Kéfi" w:date="2016-05-24T23:24:00Z"/>
        </w:trPr>
        <w:tc>
          <w:tcPr>
            <w:tcW w:w="1132" w:type="dxa"/>
            <w:tcBorders>
              <w:top w:val="double" w:sz="4" w:space="0" w:color="auto"/>
              <w:right w:val="double" w:sz="4" w:space="0" w:color="auto"/>
            </w:tcBorders>
          </w:tcPr>
          <w:p w14:paraId="5688FB30" w14:textId="10FC49F5" w:rsidR="00363761" w:rsidRPr="00363761" w:rsidDel="00CE441E" w:rsidRDefault="00363761" w:rsidP="00E06804">
            <w:pPr>
              <w:spacing w:after="0"/>
              <w:rPr>
                <w:del w:id="294" w:author="Sonia Kéfi" w:date="2016-05-24T23:24:00Z"/>
                <w:rFonts w:ascii="Times New Roman" w:hAnsi="Times New Roman"/>
                <w:sz w:val="24"/>
                <w:szCs w:val="24"/>
                <w:lang w:val="en-US"/>
              </w:rPr>
            </w:pPr>
            <w:del w:id="295" w:author="Sonia Kéfi" w:date="2016-05-24T23:24:00Z">
              <w:r w:rsidRPr="00363761" w:rsidDel="00CE441E">
                <w:rPr>
                  <w:rFonts w:ascii="Times New Roman" w:hAnsi="Times New Roman"/>
                  <w:sz w:val="24"/>
                  <w:szCs w:val="24"/>
                  <w:lang w:val="en-US"/>
                </w:rPr>
                <w:delText>2</w:delText>
              </w:r>
            </w:del>
          </w:p>
        </w:tc>
        <w:tc>
          <w:tcPr>
            <w:tcW w:w="1132" w:type="dxa"/>
            <w:tcBorders>
              <w:top w:val="double" w:sz="4" w:space="0" w:color="auto"/>
              <w:left w:val="double" w:sz="4" w:space="0" w:color="auto"/>
            </w:tcBorders>
          </w:tcPr>
          <w:p w14:paraId="60194E48" w14:textId="39AE0270" w:rsidR="00363761" w:rsidDel="00CE441E" w:rsidRDefault="00363761" w:rsidP="00E06804">
            <w:pPr>
              <w:spacing w:after="0"/>
              <w:rPr>
                <w:del w:id="296"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45DD04EF" w14:textId="63A052A2" w:rsidR="00363761" w:rsidDel="00CE441E" w:rsidRDefault="00363761" w:rsidP="00E06804">
            <w:pPr>
              <w:spacing w:after="0"/>
              <w:rPr>
                <w:del w:id="297"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4B132A6D" w14:textId="188F09CA" w:rsidR="00363761" w:rsidDel="00CE441E" w:rsidRDefault="00363761" w:rsidP="00E06804">
            <w:pPr>
              <w:spacing w:after="0"/>
              <w:rPr>
                <w:del w:id="298"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394F7D20" w14:textId="74842778" w:rsidR="00363761" w:rsidDel="00CE441E" w:rsidRDefault="00363761" w:rsidP="00E06804">
            <w:pPr>
              <w:spacing w:after="0"/>
              <w:rPr>
                <w:del w:id="299" w:author="Sonia Kéfi" w:date="2016-05-24T23:24:00Z"/>
                <w:rFonts w:ascii="Times New Roman" w:hAnsi="Times New Roman"/>
                <w:sz w:val="24"/>
                <w:szCs w:val="24"/>
                <w:highlight w:val="yellow"/>
                <w:lang w:val="en-US"/>
              </w:rPr>
            </w:pPr>
            <w:del w:id="300" w:author="Sonia Kéfi" w:date="2016-05-24T23:24:00Z">
              <w:r w:rsidDel="00CE441E">
                <w:rPr>
                  <w:rFonts w:ascii="Times New Roman" w:hAnsi="Times New Roman"/>
                  <w:sz w:val="24"/>
                  <w:szCs w:val="24"/>
                  <w:highlight w:val="yellow"/>
                  <w:lang w:val="en-US"/>
                </w:rPr>
                <w:delText>X</w:delText>
              </w:r>
            </w:del>
          </w:p>
        </w:tc>
        <w:tc>
          <w:tcPr>
            <w:tcW w:w="1133" w:type="dxa"/>
            <w:tcBorders>
              <w:top w:val="double" w:sz="4" w:space="0" w:color="auto"/>
            </w:tcBorders>
          </w:tcPr>
          <w:p w14:paraId="3980132F" w14:textId="0CEB1D35" w:rsidR="00363761" w:rsidDel="00CE441E" w:rsidRDefault="00363761" w:rsidP="00E06804">
            <w:pPr>
              <w:spacing w:after="0"/>
              <w:rPr>
                <w:del w:id="301"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016CD4C2" w14:textId="32CC4269" w:rsidR="00363761" w:rsidDel="00CE441E" w:rsidRDefault="00363761" w:rsidP="00E06804">
            <w:pPr>
              <w:spacing w:after="0"/>
              <w:rPr>
                <w:del w:id="302"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472AD26B" w14:textId="1F56AD86" w:rsidR="00363761" w:rsidRPr="00F75F47" w:rsidDel="00CE441E" w:rsidRDefault="00F75F47" w:rsidP="00E06804">
            <w:pPr>
              <w:spacing w:after="0"/>
              <w:rPr>
                <w:del w:id="303" w:author="Sonia Kéfi" w:date="2016-05-24T23:24:00Z"/>
                <w:rFonts w:ascii="Times New Roman" w:hAnsi="Times New Roman"/>
                <w:sz w:val="24"/>
                <w:szCs w:val="24"/>
                <w:lang w:val="en-US"/>
              </w:rPr>
            </w:pPr>
            <w:del w:id="304" w:author="Sonia Kéfi" w:date="2016-05-24T23:24:00Z">
              <w:r w:rsidRPr="00F75F47" w:rsidDel="00CE441E">
                <w:rPr>
                  <w:rFonts w:ascii="Times New Roman" w:hAnsi="Times New Roman"/>
                  <w:sz w:val="24"/>
                  <w:szCs w:val="24"/>
                  <w:lang w:val="en-US"/>
                </w:rPr>
                <w:delText>X</w:delText>
              </w:r>
            </w:del>
          </w:p>
        </w:tc>
      </w:tr>
      <w:tr w:rsidR="00363761" w:rsidDel="00CE441E" w14:paraId="3D64EFA5" w14:textId="34061A01" w:rsidTr="00363761">
        <w:trPr>
          <w:del w:id="305" w:author="Sonia Kéfi" w:date="2016-05-24T23:24:00Z"/>
        </w:trPr>
        <w:tc>
          <w:tcPr>
            <w:tcW w:w="1132" w:type="dxa"/>
            <w:tcBorders>
              <w:bottom w:val="double" w:sz="4" w:space="0" w:color="auto"/>
              <w:right w:val="double" w:sz="4" w:space="0" w:color="auto"/>
            </w:tcBorders>
          </w:tcPr>
          <w:p w14:paraId="419BCF54" w14:textId="7451C14D" w:rsidR="00363761" w:rsidRPr="00363761" w:rsidDel="00CE441E" w:rsidRDefault="00363761" w:rsidP="00E06804">
            <w:pPr>
              <w:spacing w:after="0"/>
              <w:rPr>
                <w:del w:id="306" w:author="Sonia Kéfi" w:date="2016-05-24T23:24:00Z"/>
                <w:rFonts w:ascii="Times New Roman" w:hAnsi="Times New Roman"/>
                <w:sz w:val="24"/>
                <w:szCs w:val="24"/>
                <w:lang w:val="en-US"/>
              </w:rPr>
            </w:pPr>
            <w:del w:id="307" w:author="Sonia Kéfi" w:date="2016-05-24T23:24:00Z">
              <w:r w:rsidRPr="00363761" w:rsidDel="00CE441E">
                <w:rPr>
                  <w:rFonts w:ascii="Times New Roman" w:hAnsi="Times New Roman"/>
                  <w:sz w:val="24"/>
                  <w:szCs w:val="24"/>
                  <w:lang w:val="en-US"/>
                </w:rPr>
                <w:delText>8</w:delText>
              </w:r>
            </w:del>
          </w:p>
        </w:tc>
        <w:tc>
          <w:tcPr>
            <w:tcW w:w="1132" w:type="dxa"/>
            <w:tcBorders>
              <w:left w:val="double" w:sz="4" w:space="0" w:color="auto"/>
              <w:bottom w:val="double" w:sz="4" w:space="0" w:color="auto"/>
            </w:tcBorders>
          </w:tcPr>
          <w:p w14:paraId="116DAB60" w14:textId="7F719A23" w:rsidR="00363761" w:rsidDel="00CE441E" w:rsidRDefault="00363761" w:rsidP="00E06804">
            <w:pPr>
              <w:spacing w:after="0"/>
              <w:rPr>
                <w:del w:id="308"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37543DE5" w14:textId="44332886" w:rsidR="00363761" w:rsidDel="00CE441E" w:rsidRDefault="00363761" w:rsidP="00E06804">
            <w:pPr>
              <w:spacing w:after="0"/>
              <w:rPr>
                <w:del w:id="309"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35D740A0" w14:textId="79A68799" w:rsidR="00363761" w:rsidDel="00CE441E" w:rsidRDefault="00363761" w:rsidP="00E06804">
            <w:pPr>
              <w:spacing w:after="0"/>
              <w:rPr>
                <w:del w:id="310"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1DD70A13" w14:textId="7BF91B84" w:rsidR="00363761" w:rsidDel="00CE441E" w:rsidRDefault="00363761" w:rsidP="00E06804">
            <w:pPr>
              <w:spacing w:after="0"/>
              <w:rPr>
                <w:del w:id="311" w:author="Sonia Kéfi" w:date="2016-05-24T23:24:00Z"/>
                <w:rFonts w:ascii="Times New Roman" w:hAnsi="Times New Roman"/>
                <w:sz w:val="24"/>
                <w:szCs w:val="24"/>
                <w:highlight w:val="yellow"/>
                <w:lang w:val="en-US"/>
              </w:rPr>
            </w:pPr>
            <w:del w:id="312" w:author="Sonia Kéfi" w:date="2016-05-24T23:24:00Z">
              <w:r w:rsidDel="00CE441E">
                <w:rPr>
                  <w:rFonts w:ascii="Times New Roman" w:hAnsi="Times New Roman"/>
                  <w:sz w:val="24"/>
                  <w:szCs w:val="24"/>
                  <w:highlight w:val="yellow"/>
                  <w:lang w:val="en-US"/>
                </w:rPr>
                <w:delText>X</w:delText>
              </w:r>
            </w:del>
          </w:p>
        </w:tc>
        <w:tc>
          <w:tcPr>
            <w:tcW w:w="1133" w:type="dxa"/>
            <w:tcBorders>
              <w:bottom w:val="double" w:sz="4" w:space="0" w:color="auto"/>
            </w:tcBorders>
          </w:tcPr>
          <w:p w14:paraId="5DAA4D79" w14:textId="1EA1A22C" w:rsidR="00363761" w:rsidDel="00CE441E" w:rsidRDefault="00363761" w:rsidP="00E06804">
            <w:pPr>
              <w:spacing w:after="0"/>
              <w:rPr>
                <w:del w:id="313"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696AFB3D" w14:textId="39D73858" w:rsidR="00363761" w:rsidDel="00CE441E" w:rsidRDefault="00363761" w:rsidP="00E06804">
            <w:pPr>
              <w:spacing w:after="0"/>
              <w:rPr>
                <w:del w:id="314" w:author="Sonia Kéfi" w:date="2016-05-24T23:24:00Z"/>
                <w:rFonts w:ascii="Times New Roman" w:hAnsi="Times New Roman"/>
                <w:sz w:val="24"/>
                <w:szCs w:val="24"/>
                <w:highlight w:val="yellow"/>
                <w:lang w:val="en-US"/>
              </w:rPr>
            </w:pPr>
          </w:p>
        </w:tc>
        <w:tc>
          <w:tcPr>
            <w:tcW w:w="1133" w:type="dxa"/>
            <w:tcBorders>
              <w:bottom w:val="double" w:sz="4" w:space="0" w:color="auto"/>
            </w:tcBorders>
          </w:tcPr>
          <w:p w14:paraId="48353CA9" w14:textId="64C350F8" w:rsidR="00363761" w:rsidRPr="00F75F47" w:rsidDel="00CE441E" w:rsidRDefault="00F75F47" w:rsidP="00E06804">
            <w:pPr>
              <w:spacing w:after="0"/>
              <w:rPr>
                <w:del w:id="315" w:author="Sonia Kéfi" w:date="2016-05-24T23:24:00Z"/>
                <w:rFonts w:ascii="Times New Roman" w:hAnsi="Times New Roman"/>
                <w:sz w:val="24"/>
                <w:szCs w:val="24"/>
                <w:lang w:val="en-US"/>
              </w:rPr>
            </w:pPr>
            <w:del w:id="316" w:author="Sonia Kéfi" w:date="2016-05-24T23:24:00Z">
              <w:r w:rsidRPr="00F75F47" w:rsidDel="00CE441E">
                <w:rPr>
                  <w:rFonts w:ascii="Times New Roman" w:hAnsi="Times New Roman"/>
                  <w:sz w:val="24"/>
                  <w:szCs w:val="24"/>
                  <w:lang w:val="en-US"/>
                </w:rPr>
                <w:delText>X</w:delText>
              </w:r>
            </w:del>
          </w:p>
        </w:tc>
      </w:tr>
      <w:tr w:rsidR="00363761" w:rsidDel="00CE441E" w14:paraId="3376811A" w14:textId="5D1F72F2" w:rsidTr="00363761">
        <w:trPr>
          <w:del w:id="317" w:author="Sonia Kéfi" w:date="2016-05-24T23:24:00Z"/>
        </w:trPr>
        <w:tc>
          <w:tcPr>
            <w:tcW w:w="1132" w:type="dxa"/>
            <w:tcBorders>
              <w:top w:val="double" w:sz="4" w:space="0" w:color="auto"/>
              <w:right w:val="double" w:sz="4" w:space="0" w:color="auto"/>
            </w:tcBorders>
          </w:tcPr>
          <w:p w14:paraId="23181550" w14:textId="19EA27AC" w:rsidR="00363761" w:rsidRPr="00363761" w:rsidDel="00CE441E" w:rsidRDefault="00363761" w:rsidP="00E06804">
            <w:pPr>
              <w:spacing w:after="0"/>
              <w:rPr>
                <w:del w:id="318" w:author="Sonia Kéfi" w:date="2016-05-24T23:24:00Z"/>
                <w:rFonts w:ascii="Times New Roman" w:hAnsi="Times New Roman"/>
                <w:sz w:val="24"/>
                <w:szCs w:val="24"/>
                <w:lang w:val="en-US"/>
              </w:rPr>
            </w:pPr>
            <w:del w:id="319" w:author="Sonia Kéfi" w:date="2016-05-24T23:24:00Z">
              <w:r w:rsidRPr="00363761" w:rsidDel="00CE441E">
                <w:rPr>
                  <w:rFonts w:ascii="Times New Roman" w:hAnsi="Times New Roman"/>
                  <w:sz w:val="24"/>
                  <w:szCs w:val="24"/>
                  <w:lang w:val="en-US"/>
                </w:rPr>
                <w:delText>5</w:delText>
              </w:r>
            </w:del>
          </w:p>
        </w:tc>
        <w:tc>
          <w:tcPr>
            <w:tcW w:w="1132" w:type="dxa"/>
            <w:tcBorders>
              <w:top w:val="double" w:sz="4" w:space="0" w:color="auto"/>
              <w:left w:val="double" w:sz="4" w:space="0" w:color="auto"/>
            </w:tcBorders>
          </w:tcPr>
          <w:p w14:paraId="6DF66398" w14:textId="4700B7B1" w:rsidR="00363761" w:rsidDel="00CE441E" w:rsidRDefault="00363761" w:rsidP="00E06804">
            <w:pPr>
              <w:spacing w:after="0"/>
              <w:rPr>
                <w:del w:id="320"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2057ADA4" w14:textId="216D18B1" w:rsidR="00363761" w:rsidDel="00CE441E" w:rsidRDefault="00363761" w:rsidP="00E06804">
            <w:pPr>
              <w:spacing w:after="0"/>
              <w:rPr>
                <w:del w:id="321" w:author="Sonia Kéfi" w:date="2016-05-24T23:24:00Z"/>
                <w:rFonts w:ascii="Times New Roman" w:hAnsi="Times New Roman"/>
                <w:sz w:val="24"/>
                <w:szCs w:val="24"/>
                <w:highlight w:val="yellow"/>
                <w:lang w:val="en-US"/>
              </w:rPr>
            </w:pPr>
            <w:del w:id="322" w:author="Sonia Kéfi" w:date="2016-05-24T23:24:00Z">
              <w:r w:rsidDel="00CE441E">
                <w:rPr>
                  <w:rFonts w:ascii="Times New Roman" w:hAnsi="Times New Roman"/>
                  <w:sz w:val="24"/>
                  <w:szCs w:val="24"/>
                  <w:highlight w:val="yellow"/>
                  <w:lang w:val="en-US"/>
                </w:rPr>
                <w:delText>X</w:delText>
              </w:r>
            </w:del>
          </w:p>
        </w:tc>
        <w:tc>
          <w:tcPr>
            <w:tcW w:w="1133" w:type="dxa"/>
            <w:tcBorders>
              <w:top w:val="double" w:sz="4" w:space="0" w:color="auto"/>
            </w:tcBorders>
          </w:tcPr>
          <w:p w14:paraId="5EAD23F3" w14:textId="7D0C5348" w:rsidR="00363761" w:rsidDel="00CE441E" w:rsidRDefault="00363761" w:rsidP="00E06804">
            <w:pPr>
              <w:spacing w:after="0"/>
              <w:rPr>
                <w:del w:id="323" w:author="Sonia Kéfi" w:date="2016-05-24T23:24:00Z"/>
                <w:rFonts w:ascii="Times New Roman" w:hAnsi="Times New Roman"/>
                <w:sz w:val="24"/>
                <w:szCs w:val="24"/>
                <w:highlight w:val="yellow"/>
                <w:lang w:val="en-US"/>
              </w:rPr>
            </w:pPr>
            <w:del w:id="324" w:author="Sonia Kéfi" w:date="2016-05-24T23:24:00Z">
              <w:r w:rsidDel="00CE441E">
                <w:rPr>
                  <w:rFonts w:ascii="Times New Roman" w:hAnsi="Times New Roman"/>
                  <w:sz w:val="24"/>
                  <w:szCs w:val="24"/>
                  <w:highlight w:val="yellow"/>
                  <w:lang w:val="en-US"/>
                </w:rPr>
                <w:delText>X</w:delText>
              </w:r>
            </w:del>
          </w:p>
        </w:tc>
        <w:tc>
          <w:tcPr>
            <w:tcW w:w="1133" w:type="dxa"/>
            <w:tcBorders>
              <w:top w:val="double" w:sz="4" w:space="0" w:color="auto"/>
            </w:tcBorders>
          </w:tcPr>
          <w:p w14:paraId="33490409" w14:textId="5CE3E79E" w:rsidR="00363761" w:rsidDel="00CE441E" w:rsidRDefault="00363761" w:rsidP="00E06804">
            <w:pPr>
              <w:spacing w:after="0"/>
              <w:rPr>
                <w:del w:id="325"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132C902F" w14:textId="2E3978FB" w:rsidR="00363761" w:rsidDel="00CE441E" w:rsidRDefault="00363761" w:rsidP="00E06804">
            <w:pPr>
              <w:spacing w:after="0"/>
              <w:rPr>
                <w:del w:id="326" w:author="Sonia Kéfi" w:date="2016-05-24T23:24:00Z"/>
                <w:rFonts w:ascii="Times New Roman" w:hAnsi="Times New Roman"/>
                <w:sz w:val="24"/>
                <w:szCs w:val="24"/>
                <w:highlight w:val="yellow"/>
                <w:lang w:val="en-US"/>
              </w:rPr>
            </w:pPr>
          </w:p>
        </w:tc>
        <w:tc>
          <w:tcPr>
            <w:tcW w:w="1133" w:type="dxa"/>
            <w:tcBorders>
              <w:top w:val="double" w:sz="4" w:space="0" w:color="auto"/>
            </w:tcBorders>
          </w:tcPr>
          <w:p w14:paraId="2FA4166B" w14:textId="3B8A81EE" w:rsidR="00363761" w:rsidDel="00CE441E" w:rsidRDefault="00363761" w:rsidP="00E06804">
            <w:pPr>
              <w:spacing w:after="0"/>
              <w:rPr>
                <w:del w:id="327" w:author="Sonia Kéfi" w:date="2016-05-24T23:24:00Z"/>
                <w:rFonts w:ascii="Times New Roman" w:hAnsi="Times New Roman"/>
                <w:sz w:val="24"/>
                <w:szCs w:val="24"/>
                <w:highlight w:val="yellow"/>
                <w:lang w:val="en-US"/>
              </w:rPr>
            </w:pPr>
            <w:del w:id="328" w:author="Sonia Kéfi" w:date="2016-05-24T23:24:00Z">
              <w:r w:rsidRPr="00363761" w:rsidDel="00CE441E">
                <w:rPr>
                  <w:rFonts w:ascii="Times New Roman" w:hAnsi="Times New Roman"/>
                  <w:sz w:val="24"/>
                  <w:szCs w:val="24"/>
                  <w:lang w:val="en-US"/>
                </w:rPr>
                <w:delText>X</w:delText>
              </w:r>
            </w:del>
          </w:p>
        </w:tc>
        <w:tc>
          <w:tcPr>
            <w:tcW w:w="1133" w:type="dxa"/>
            <w:tcBorders>
              <w:top w:val="double" w:sz="4" w:space="0" w:color="auto"/>
            </w:tcBorders>
          </w:tcPr>
          <w:p w14:paraId="44FCDB51" w14:textId="6CDFB494" w:rsidR="00363761" w:rsidRPr="00F75F47" w:rsidDel="00CE441E" w:rsidRDefault="00F75F47" w:rsidP="00E06804">
            <w:pPr>
              <w:spacing w:after="0"/>
              <w:rPr>
                <w:del w:id="329" w:author="Sonia Kéfi" w:date="2016-05-24T23:24:00Z"/>
                <w:rFonts w:ascii="Times New Roman" w:hAnsi="Times New Roman"/>
                <w:sz w:val="24"/>
                <w:szCs w:val="24"/>
                <w:lang w:val="en-US"/>
              </w:rPr>
            </w:pPr>
            <w:del w:id="330" w:author="Sonia Kéfi" w:date="2016-05-24T23:24:00Z">
              <w:r w:rsidRPr="00F75F47" w:rsidDel="00CE441E">
                <w:rPr>
                  <w:rFonts w:ascii="Times New Roman" w:hAnsi="Times New Roman"/>
                  <w:sz w:val="24"/>
                  <w:szCs w:val="24"/>
                  <w:lang w:val="en-US"/>
                </w:rPr>
                <w:delText>X</w:delText>
              </w:r>
            </w:del>
          </w:p>
        </w:tc>
      </w:tr>
    </w:tbl>
    <w:p w14:paraId="5F425F92" w14:textId="2C8DE1BB" w:rsidR="00363761" w:rsidDel="00CE441E" w:rsidRDefault="00363761" w:rsidP="00E06804">
      <w:pPr>
        <w:spacing w:after="0" w:line="240" w:lineRule="auto"/>
        <w:rPr>
          <w:del w:id="331" w:author="Sonia Kéfi" w:date="2016-05-24T23:24:00Z"/>
          <w:rFonts w:ascii="Times New Roman" w:hAnsi="Times New Roman"/>
          <w:sz w:val="24"/>
          <w:szCs w:val="24"/>
          <w:highlight w:val="yellow"/>
          <w:lang w:val="en-US"/>
        </w:rPr>
      </w:pPr>
    </w:p>
    <w:p w14:paraId="1DE9D9D2" w14:textId="4E1ADE04" w:rsidR="00363761" w:rsidRPr="00481218" w:rsidDel="00CE441E" w:rsidRDefault="009A7C50" w:rsidP="00481218">
      <w:pPr>
        <w:spacing w:after="0" w:line="240" w:lineRule="auto"/>
        <w:jc w:val="both"/>
        <w:rPr>
          <w:del w:id="332" w:author="Sonia Kéfi" w:date="2016-05-24T23:24:00Z"/>
          <w:rFonts w:ascii="Times New Roman" w:hAnsi="Times New Roman"/>
          <w:i/>
          <w:lang w:val="en-US"/>
        </w:rPr>
      </w:pPr>
      <w:del w:id="333" w:author="Sonia Kéfi" w:date="2016-05-24T23:24:00Z">
        <w:r w:rsidRPr="00481218" w:rsidDel="00CE441E">
          <w:rPr>
            <w:rFonts w:ascii="Times New Roman" w:hAnsi="Times New Roman"/>
            <w:b/>
            <w:i/>
            <w:lang w:val="en-US"/>
          </w:rPr>
          <w:delText>Table S1.</w:delText>
        </w:r>
        <w:r w:rsidR="00363761" w:rsidRPr="00481218" w:rsidDel="00CE441E">
          <w:rPr>
            <w:rFonts w:ascii="Times New Roman" w:hAnsi="Times New Roman"/>
            <w:i/>
            <w:lang w:val="en-US"/>
          </w:rPr>
          <w:delText xml:space="preserve"> Table displaying the layers used along the columns and the clusters along the rows. </w:delText>
        </w:r>
        <w:r w:rsidR="00F75F47" w:rsidRPr="00481218" w:rsidDel="00CE441E">
          <w:rPr>
            <w:rFonts w:ascii="Times New Roman" w:hAnsi="Times New Roman"/>
            <w:i/>
            <w:lang w:val="en-US"/>
          </w:rPr>
          <w:delText>A cross indicates the layer (or combination of two layers)</w:delText>
        </w:r>
        <w:r w:rsidR="008E32A2" w:rsidRPr="00481218" w:rsidDel="00CE441E">
          <w:rPr>
            <w:rFonts w:ascii="Times New Roman" w:hAnsi="Times New Roman"/>
            <w:i/>
            <w:lang w:val="en-US"/>
          </w:rPr>
          <w:delText xml:space="preserve"> where </w:delText>
        </w:r>
        <w:r w:rsidR="00F75F47" w:rsidRPr="00481218" w:rsidDel="00CE441E">
          <w:rPr>
            <w:rFonts w:ascii="Times New Roman" w:hAnsi="Times New Roman"/>
            <w:i/>
            <w:lang w:val="en-US"/>
          </w:rPr>
          <w:delText xml:space="preserve">the clusters are preserved (i.e. identical) compared to the case where the whole data set is used (i.e. the 3 layers of interactions; last column of the table). In yellow, are the minimum information required to obtain the cluster.  </w:delText>
        </w:r>
      </w:del>
    </w:p>
    <w:p w14:paraId="47DA8326" w14:textId="77C413BF" w:rsidR="00F75F47" w:rsidRPr="00481218" w:rsidDel="00CE441E" w:rsidRDefault="00F75F47" w:rsidP="00E06804">
      <w:pPr>
        <w:pStyle w:val="Default"/>
        <w:spacing w:after="0" w:line="240" w:lineRule="auto"/>
        <w:rPr>
          <w:del w:id="334" w:author="Sonia Kéfi" w:date="2016-05-24T23:24:00Z"/>
          <w:rFonts w:ascii="Times New Roman" w:hAnsi="Times New Roman"/>
          <w:i/>
          <w:lang w:val="en-US"/>
        </w:rPr>
      </w:pPr>
    </w:p>
    <w:p w14:paraId="1BCE64E5" w14:textId="77777777" w:rsidR="00BB1002" w:rsidRDefault="00BB1002" w:rsidP="000271DA">
      <w:pPr>
        <w:pStyle w:val="Default"/>
        <w:spacing w:after="0" w:line="240" w:lineRule="auto"/>
        <w:jc w:val="both"/>
        <w:rPr>
          <w:ins w:id="335" w:author="Sonia Kéfi" w:date="2016-04-28T17:44:00Z"/>
          <w:rFonts w:ascii="Times New Roman" w:hAnsi="Times New Roman"/>
          <w:sz w:val="24"/>
          <w:szCs w:val="24"/>
          <w:lang w:val="en-US"/>
        </w:rPr>
      </w:pPr>
    </w:p>
    <w:p w14:paraId="6B3677AE" w14:textId="1A9E0A78" w:rsidR="000D494E" w:rsidRPr="000271DA" w:rsidRDefault="000D494E" w:rsidP="000271DA">
      <w:pPr>
        <w:pStyle w:val="Default"/>
        <w:spacing w:after="0" w:line="240" w:lineRule="auto"/>
        <w:jc w:val="both"/>
        <w:rPr>
          <w:rFonts w:ascii="Times New Roman" w:hAnsi="Times New Roman"/>
          <w:sz w:val="24"/>
          <w:szCs w:val="24"/>
          <w:lang w:val="en-US"/>
        </w:rPr>
      </w:pPr>
      <w:r w:rsidRPr="009A7C50">
        <w:rPr>
          <w:rFonts w:ascii="Times New Roman" w:hAnsi="Times New Roman"/>
          <w:sz w:val="24"/>
          <w:szCs w:val="24"/>
          <w:lang w:val="en-US"/>
        </w:rPr>
        <w:t xml:space="preserve">In sum, </w:t>
      </w:r>
      <w:r w:rsidR="00323958" w:rsidRPr="009A7C50">
        <w:rPr>
          <w:rFonts w:ascii="Times New Roman" w:hAnsi="Times New Roman"/>
          <w:sz w:val="24"/>
          <w:szCs w:val="24"/>
          <w:lang w:val="en-US"/>
        </w:rPr>
        <w:t>none of the layers contains by itself enough information to retrieve the multiplex clusters. T</w:t>
      </w:r>
      <w:r w:rsidRPr="009A7C50">
        <w:rPr>
          <w:rFonts w:ascii="Times New Roman" w:hAnsi="Times New Roman"/>
          <w:sz w:val="24"/>
          <w:szCs w:val="24"/>
          <w:lang w:val="en-US"/>
        </w:rPr>
        <w:t>he tro</w:t>
      </w:r>
      <w:r w:rsidR="00B87533" w:rsidRPr="009A7C50">
        <w:rPr>
          <w:rFonts w:ascii="Times New Roman" w:hAnsi="Times New Roman"/>
          <w:sz w:val="24"/>
          <w:szCs w:val="24"/>
          <w:lang w:val="en-US"/>
        </w:rPr>
        <w:t xml:space="preserve">phic layer seems to contain already </w:t>
      </w:r>
      <w:r w:rsidR="0002190B">
        <w:rPr>
          <w:rFonts w:ascii="Times New Roman" w:hAnsi="Times New Roman"/>
          <w:sz w:val="24"/>
          <w:szCs w:val="24"/>
          <w:lang w:val="en-US"/>
        </w:rPr>
        <w:t xml:space="preserve">quite </w:t>
      </w:r>
      <w:r w:rsidR="00B87533" w:rsidRPr="009A7C50">
        <w:rPr>
          <w:rFonts w:ascii="Times New Roman" w:hAnsi="Times New Roman"/>
          <w:sz w:val="24"/>
          <w:szCs w:val="24"/>
          <w:lang w:val="en-US"/>
        </w:rPr>
        <w:t>some</w:t>
      </w:r>
      <w:r w:rsidRPr="009A7C50">
        <w:rPr>
          <w:rFonts w:ascii="Times New Roman" w:hAnsi="Times New Roman"/>
          <w:sz w:val="24"/>
          <w:szCs w:val="24"/>
          <w:lang w:val="en-US"/>
        </w:rPr>
        <w:t xml:space="preserve"> information related to the cluster structure, but the addition of the non-trophic interaction</w:t>
      </w:r>
      <w:r w:rsidR="00323958" w:rsidRPr="009A7C50">
        <w:rPr>
          <w:rFonts w:ascii="Times New Roman" w:hAnsi="Times New Roman"/>
          <w:sz w:val="24"/>
          <w:szCs w:val="24"/>
          <w:lang w:val="en-US"/>
        </w:rPr>
        <w:t>s</w:t>
      </w:r>
      <w:r w:rsidRPr="009A7C50">
        <w:rPr>
          <w:rFonts w:ascii="Times New Roman" w:hAnsi="Times New Roman"/>
          <w:sz w:val="24"/>
          <w:szCs w:val="24"/>
          <w:lang w:val="en-US"/>
        </w:rPr>
        <w:t xml:space="preserve"> considerably refines the definition of the clusters. In particular, we would not be able to identify and characterize the functional groups if it was not for the non-trophic interactions. Besides the clusters of the consumers’ functional groups, none of the other functional group</w:t>
      </w:r>
      <w:r w:rsidR="0002190B">
        <w:rPr>
          <w:rFonts w:ascii="Times New Roman" w:hAnsi="Times New Roman"/>
          <w:sz w:val="24"/>
          <w:szCs w:val="24"/>
          <w:lang w:val="en-US"/>
        </w:rPr>
        <w:t>s</w:t>
      </w:r>
      <w:r w:rsidRPr="009A7C50">
        <w:rPr>
          <w:rFonts w:ascii="Times New Roman" w:hAnsi="Times New Roman"/>
          <w:sz w:val="24"/>
          <w:szCs w:val="24"/>
          <w:lang w:val="en-US"/>
        </w:rPr>
        <w:t xml:space="preserve"> could be identified with the trophic layer only.</w:t>
      </w:r>
      <w:r w:rsidR="000271DA" w:rsidRPr="009A7C50">
        <w:rPr>
          <w:rFonts w:ascii="Times New Roman" w:hAnsi="Times New Roman"/>
          <w:sz w:val="24"/>
          <w:szCs w:val="24"/>
          <w:lang w:val="en-US"/>
        </w:rPr>
        <w:t xml:space="preserve"> Their distinction from the rest of the network relies on the non-trophic interactions (and more precisely their involvement in the combined 3 types of interactions).</w:t>
      </w:r>
      <w:r w:rsidRPr="009A7C50">
        <w:rPr>
          <w:rFonts w:ascii="Times New Roman" w:hAnsi="Times New Roman"/>
          <w:sz w:val="24"/>
          <w:szCs w:val="24"/>
          <w:lang w:val="en-US"/>
        </w:rPr>
        <w:t xml:space="preserve"> In particular, the cluster of mussels</w:t>
      </w:r>
      <w:r w:rsidR="0002190B">
        <w:rPr>
          <w:rFonts w:ascii="Times New Roman" w:hAnsi="Times New Roman"/>
          <w:sz w:val="24"/>
          <w:szCs w:val="24"/>
          <w:lang w:val="en-US"/>
        </w:rPr>
        <w:t xml:space="preserve"> (cluster 5)</w:t>
      </w:r>
      <w:r w:rsidRPr="009A7C50">
        <w:rPr>
          <w:rFonts w:ascii="Times New Roman" w:hAnsi="Times New Roman"/>
          <w:sz w:val="24"/>
          <w:szCs w:val="24"/>
          <w:lang w:val="en-US"/>
        </w:rPr>
        <w:t xml:space="preserve"> </w:t>
      </w:r>
      <w:r w:rsidR="00323958" w:rsidRPr="009A7C50">
        <w:rPr>
          <w:rFonts w:ascii="Times New Roman" w:hAnsi="Times New Roman"/>
          <w:sz w:val="24"/>
          <w:szCs w:val="24"/>
          <w:lang w:val="en-US"/>
        </w:rPr>
        <w:t>only comes out when one of the non-trophic interaction layers is</w:t>
      </w:r>
      <w:r w:rsidRPr="009A7C50">
        <w:rPr>
          <w:rFonts w:ascii="Times New Roman" w:hAnsi="Times New Roman"/>
          <w:sz w:val="24"/>
          <w:szCs w:val="24"/>
          <w:lang w:val="en-US"/>
        </w:rPr>
        <w:t xml:space="preserve"> incorporated.</w:t>
      </w:r>
      <w:r w:rsidRPr="000271DA">
        <w:rPr>
          <w:rFonts w:ascii="Times New Roman" w:hAnsi="Times New Roman"/>
          <w:sz w:val="24"/>
          <w:szCs w:val="24"/>
          <w:lang w:val="en-US"/>
        </w:rPr>
        <w:t xml:space="preserve"> </w:t>
      </w:r>
    </w:p>
    <w:p w14:paraId="1CEFDAE1" w14:textId="77777777" w:rsidR="00381E91" w:rsidRDefault="00381E91" w:rsidP="00DD597C">
      <w:pPr>
        <w:suppressAutoHyphens w:val="0"/>
        <w:spacing w:after="0"/>
        <w:jc w:val="both"/>
        <w:rPr>
          <w:ins w:id="336" w:author="Sonia Kéfi" w:date="2016-04-28T17:28:00Z"/>
          <w:rFonts w:ascii="Times New Roman" w:hAnsi="Times New Roman"/>
          <w:b/>
          <w:sz w:val="24"/>
          <w:szCs w:val="24"/>
          <w:lang w:val="en-US" w:eastAsia="fr-FR"/>
        </w:rPr>
      </w:pPr>
    </w:p>
    <w:p w14:paraId="36B58A57" w14:textId="5F1E200B" w:rsidR="00DD597C" w:rsidRDefault="00C20694" w:rsidP="00DD597C">
      <w:pPr>
        <w:suppressAutoHyphens w:val="0"/>
        <w:spacing w:after="0"/>
        <w:jc w:val="both"/>
        <w:rPr>
          <w:ins w:id="337" w:author="Sonia Kéfi" w:date="2016-05-25T11:17:00Z"/>
          <w:rFonts w:ascii="Times New Roman" w:hAnsi="Times New Roman"/>
          <w:sz w:val="24"/>
          <w:szCs w:val="24"/>
          <w:lang w:val="en-US" w:eastAsia="fr-FR"/>
        </w:rPr>
      </w:pPr>
      <w:ins w:id="338" w:author="Sonia Kéfi" w:date="2016-05-24T23:33:00Z">
        <w:r>
          <w:rPr>
            <w:rFonts w:ascii="Times New Roman" w:hAnsi="Times New Roman"/>
            <w:sz w:val="24"/>
            <w:szCs w:val="24"/>
            <w:lang w:val="en-US" w:eastAsia="fr-FR"/>
          </w:rPr>
          <w:t xml:space="preserve">S6 </w:t>
        </w:r>
      </w:ins>
      <w:ins w:id="339" w:author="Sonia Kéfi" w:date="2016-04-28T17:28:00Z">
        <w:r w:rsidR="00CE441E">
          <w:rPr>
            <w:rFonts w:ascii="Times New Roman" w:hAnsi="Times New Roman"/>
            <w:sz w:val="24"/>
            <w:szCs w:val="24"/>
            <w:lang w:val="en-US" w:eastAsia="fr-FR"/>
          </w:rPr>
          <w:t>Fig</w:t>
        </w:r>
        <w:r w:rsidR="00381E91" w:rsidRPr="00CC37F4">
          <w:rPr>
            <w:rFonts w:ascii="Times New Roman" w:hAnsi="Times New Roman"/>
            <w:sz w:val="24"/>
            <w:szCs w:val="24"/>
            <w:lang w:val="en-US" w:eastAsia="fr-FR"/>
          </w:rPr>
          <w:t xml:space="preserve"> also suggests that if other types of interactions were added to the data set (e.g. parasites)</w:t>
        </w:r>
      </w:ins>
      <w:ins w:id="340" w:author="Sonia Kéfi" w:date="2016-04-28T17:29:00Z">
        <w:r w:rsidR="00381E91" w:rsidRPr="00CC37F4">
          <w:rPr>
            <w:rFonts w:ascii="Times New Roman" w:hAnsi="Times New Roman"/>
            <w:sz w:val="24"/>
            <w:szCs w:val="24"/>
            <w:lang w:val="en-US" w:eastAsia="fr-FR"/>
          </w:rPr>
          <w:t xml:space="preserve">, the clusters identified would most likely be different. </w:t>
        </w:r>
      </w:ins>
      <w:ins w:id="341" w:author="Sonia Kéfi" w:date="2016-04-04T09:11:00Z">
        <w:r w:rsidR="00DD597C" w:rsidRPr="00CC37F4">
          <w:rPr>
            <w:rFonts w:ascii="Times New Roman" w:hAnsi="Times New Roman"/>
            <w:sz w:val="24"/>
            <w:szCs w:val="24"/>
            <w:lang w:val="en-US" w:eastAsia="fr-FR"/>
          </w:rPr>
          <w:t>We would indeed probably get a more precise description of species multidimensional niche with more interactions. However, although we expect the clusters to be more detailed, we do</w:t>
        </w:r>
      </w:ins>
      <w:ins w:id="342" w:author="Sonia Kéfi" w:date="2016-04-28T17:30:00Z">
        <w:r w:rsidR="00381E91" w:rsidRPr="00CC37F4">
          <w:rPr>
            <w:rFonts w:ascii="Times New Roman" w:hAnsi="Times New Roman"/>
            <w:sz w:val="24"/>
            <w:szCs w:val="24"/>
            <w:lang w:val="en-US" w:eastAsia="fr-FR"/>
          </w:rPr>
          <w:t xml:space="preserve"> </w:t>
        </w:r>
      </w:ins>
      <w:ins w:id="343" w:author="Sonia Kéfi" w:date="2016-04-04T09:11:00Z">
        <w:r w:rsidR="00381E91" w:rsidRPr="00CC37F4">
          <w:rPr>
            <w:rFonts w:ascii="Times New Roman" w:hAnsi="Times New Roman"/>
            <w:sz w:val="24"/>
            <w:szCs w:val="24"/>
            <w:lang w:val="en-US" w:eastAsia="fr-FR"/>
          </w:rPr>
          <w:t>no</w:t>
        </w:r>
        <w:r w:rsidR="00DD597C" w:rsidRPr="00CC37F4">
          <w:rPr>
            <w:rFonts w:ascii="Times New Roman" w:hAnsi="Times New Roman"/>
            <w:sz w:val="24"/>
            <w:szCs w:val="24"/>
            <w:lang w:val="en-US" w:eastAsia="fr-FR"/>
          </w:rPr>
          <w:t>t expect the fun</w:t>
        </w:r>
        <w:r w:rsidR="00381E91" w:rsidRPr="00CC37F4">
          <w:rPr>
            <w:rFonts w:ascii="Times New Roman" w:hAnsi="Times New Roman"/>
            <w:sz w:val="24"/>
            <w:szCs w:val="24"/>
            <w:lang w:val="en-US" w:eastAsia="fr-FR"/>
          </w:rPr>
          <w:t>ctional groups to be altered</w:t>
        </w:r>
      </w:ins>
      <w:ins w:id="344" w:author="Sonia Kéfi" w:date="2016-04-28T17:30:00Z">
        <w:r w:rsidR="00381E91" w:rsidRPr="00CC37F4">
          <w:rPr>
            <w:rFonts w:ascii="Times New Roman" w:hAnsi="Times New Roman"/>
            <w:sz w:val="24"/>
            <w:szCs w:val="24"/>
            <w:lang w:val="en-US" w:eastAsia="fr-FR"/>
          </w:rPr>
          <w:t>, but this remains to be validated by future analysis as the data set will improve</w:t>
        </w:r>
      </w:ins>
      <w:ins w:id="345" w:author="Sonia Kéfi" w:date="2016-04-29T17:35:00Z">
        <w:r w:rsidR="00CC37F4">
          <w:rPr>
            <w:rFonts w:ascii="Times New Roman" w:hAnsi="Times New Roman"/>
            <w:sz w:val="24"/>
            <w:szCs w:val="24"/>
            <w:lang w:val="en-US" w:eastAsia="fr-FR"/>
          </w:rPr>
          <w:t xml:space="preserve"> and other data sets will become available</w:t>
        </w:r>
      </w:ins>
      <w:ins w:id="346" w:author="Sonia Kéfi" w:date="2016-04-04T09:11:00Z">
        <w:r w:rsidR="00381E91" w:rsidRPr="00CC37F4">
          <w:rPr>
            <w:rFonts w:ascii="Times New Roman" w:hAnsi="Times New Roman"/>
            <w:sz w:val="24"/>
            <w:szCs w:val="24"/>
            <w:lang w:val="en-US" w:eastAsia="fr-FR"/>
          </w:rPr>
          <w:t>.</w:t>
        </w:r>
      </w:ins>
    </w:p>
    <w:p w14:paraId="11DD973C" w14:textId="77777777" w:rsidR="00676576" w:rsidRPr="00381E91" w:rsidRDefault="00676576" w:rsidP="00DD597C">
      <w:pPr>
        <w:suppressAutoHyphens w:val="0"/>
        <w:spacing w:after="0"/>
        <w:jc w:val="both"/>
        <w:rPr>
          <w:ins w:id="347" w:author="Sonia Kéfi" w:date="2016-04-04T09:12:00Z"/>
          <w:rFonts w:ascii="Times New Roman" w:hAnsi="Times New Roman"/>
          <w:sz w:val="24"/>
          <w:szCs w:val="24"/>
          <w:lang w:val="en-US" w:eastAsia="fr-FR"/>
        </w:rPr>
      </w:pPr>
    </w:p>
    <w:p w14:paraId="0C9B155C" w14:textId="77777777" w:rsidR="00000828" w:rsidRDefault="00000828" w:rsidP="00DD597C">
      <w:pPr>
        <w:suppressAutoHyphens w:val="0"/>
        <w:spacing w:after="0"/>
        <w:jc w:val="both"/>
        <w:rPr>
          <w:rFonts w:ascii="Times New Roman" w:hAnsi="Times New Roman"/>
          <w:b/>
          <w:sz w:val="24"/>
          <w:szCs w:val="24"/>
          <w:lang w:val="en-US" w:eastAsia="fr-FR"/>
        </w:rPr>
      </w:pPr>
    </w:p>
    <w:p w14:paraId="28B001F8" w14:textId="77777777" w:rsidR="00AC700D" w:rsidRDefault="00AC700D">
      <w:pPr>
        <w:suppressAutoHyphens w:val="0"/>
        <w:spacing w:after="0"/>
        <w:rPr>
          <w:ins w:id="348" w:author="Sonia Kéfi" w:date="2016-05-25T11:17:00Z"/>
          <w:rFonts w:ascii="Times New Roman" w:hAnsi="Times New Roman"/>
          <w:b/>
          <w:iCs/>
          <w:sz w:val="32"/>
          <w:szCs w:val="32"/>
          <w:lang w:val="en-US"/>
        </w:rPr>
      </w:pPr>
      <w:ins w:id="349" w:author="Sonia Kéfi" w:date="2016-05-25T11:17:00Z">
        <w:r>
          <w:rPr>
            <w:rFonts w:ascii="Times New Roman" w:hAnsi="Times New Roman"/>
            <w:b/>
            <w:iCs/>
            <w:sz w:val="32"/>
            <w:szCs w:val="32"/>
            <w:lang w:val="en-US"/>
          </w:rPr>
          <w:br w:type="page"/>
        </w:r>
      </w:ins>
    </w:p>
    <w:p w14:paraId="673F6146" w14:textId="7C42C5ED" w:rsidR="003F6E54" w:rsidRPr="00A50685" w:rsidRDefault="00411F2F">
      <w:pPr>
        <w:pStyle w:val="Pardeliste"/>
        <w:numPr>
          <w:ilvl w:val="0"/>
          <w:numId w:val="3"/>
        </w:numPr>
        <w:suppressAutoHyphens w:val="0"/>
        <w:spacing w:after="0"/>
        <w:rPr>
          <w:rFonts w:ascii="Times New Roman" w:hAnsi="Times New Roman"/>
          <w:b/>
          <w:iCs/>
          <w:sz w:val="32"/>
          <w:szCs w:val="32"/>
          <w:lang w:val="en-US"/>
        </w:rPr>
      </w:pPr>
      <w:r w:rsidRPr="00A50685">
        <w:rPr>
          <w:rFonts w:ascii="Times New Roman" w:hAnsi="Times New Roman"/>
          <w:b/>
          <w:iCs/>
          <w:sz w:val="32"/>
          <w:szCs w:val="32"/>
          <w:lang w:val="en-US"/>
        </w:rPr>
        <w:lastRenderedPageBreak/>
        <w:t>T</w:t>
      </w:r>
      <w:r w:rsidR="003F6E54" w:rsidRPr="00A50685">
        <w:rPr>
          <w:rFonts w:ascii="Times New Roman" w:hAnsi="Times New Roman"/>
          <w:b/>
          <w:iCs/>
          <w:sz w:val="32"/>
          <w:szCs w:val="32"/>
          <w:lang w:val="en-US"/>
        </w:rPr>
        <w:t>he dynamical model</w:t>
      </w:r>
    </w:p>
    <w:p w14:paraId="058395A0" w14:textId="77777777" w:rsidR="003F6E54" w:rsidRPr="00C84427" w:rsidRDefault="003F6E54" w:rsidP="003F6E54">
      <w:pPr>
        <w:suppressAutoHyphens w:val="0"/>
        <w:spacing w:after="0"/>
        <w:rPr>
          <w:rFonts w:ascii="Times New Roman" w:hAnsi="Times New Roman"/>
          <w:iCs/>
          <w:sz w:val="24"/>
          <w:szCs w:val="24"/>
          <w:lang w:val="en-US"/>
        </w:rPr>
      </w:pPr>
    </w:p>
    <w:p w14:paraId="308502AB" w14:textId="725DBF27" w:rsidR="007F4111" w:rsidRPr="00381E91" w:rsidRDefault="00082347" w:rsidP="007F4111">
      <w:pPr>
        <w:widowControl w:val="0"/>
        <w:suppressAutoHyphens w:val="0"/>
        <w:autoSpaceDE w:val="0"/>
        <w:autoSpaceDN w:val="0"/>
        <w:adjustRightInd w:val="0"/>
        <w:spacing w:after="0" w:line="240" w:lineRule="auto"/>
        <w:jc w:val="both"/>
        <w:rPr>
          <w:ins w:id="350" w:author="Sonia Kéfi" w:date="2016-01-25T21:57:00Z"/>
          <w:rFonts w:ascii="Times New Roman" w:hAnsi="Times New Roman"/>
          <w:color w:val="auto"/>
          <w:sz w:val="24"/>
          <w:szCs w:val="24"/>
          <w:lang w:val="en-US"/>
        </w:rPr>
      </w:pPr>
      <w:r>
        <w:rPr>
          <w:rFonts w:ascii="Times New Roman" w:hAnsi="Times New Roman"/>
          <w:color w:val="auto"/>
          <w:sz w:val="24"/>
          <w:szCs w:val="24"/>
          <w:lang w:val="en-US"/>
        </w:rPr>
        <w:t xml:space="preserve">See </w:t>
      </w:r>
      <w:ins w:id="351" w:author="Sonia Kéfi" w:date="2016-05-25T00:02:00Z">
        <w:r w:rsidR="0080517E">
          <w:rPr>
            <w:rFonts w:ascii="Times New Roman" w:hAnsi="Times New Roman"/>
            <w:color w:val="auto"/>
            <w:sz w:val="24"/>
            <w:szCs w:val="24"/>
            <w:lang w:val="en-US"/>
          </w:rPr>
          <w:t xml:space="preserve">S2 </w:t>
        </w:r>
      </w:ins>
      <w:r>
        <w:rPr>
          <w:rFonts w:ascii="Times New Roman" w:hAnsi="Times New Roman"/>
          <w:color w:val="auto"/>
          <w:sz w:val="24"/>
          <w:szCs w:val="24"/>
          <w:lang w:val="en-US"/>
        </w:rPr>
        <w:t xml:space="preserve">Table </w:t>
      </w:r>
      <w:del w:id="352" w:author="Sonia Kéfi" w:date="2016-05-25T00:02:00Z">
        <w:r w:rsidDel="0080517E">
          <w:rPr>
            <w:rFonts w:ascii="Times New Roman" w:hAnsi="Times New Roman"/>
            <w:color w:val="auto"/>
            <w:sz w:val="24"/>
            <w:szCs w:val="24"/>
            <w:lang w:val="en-US"/>
          </w:rPr>
          <w:delText xml:space="preserve">S2 </w:delText>
        </w:r>
      </w:del>
      <w:r>
        <w:rPr>
          <w:rFonts w:ascii="Times New Roman" w:hAnsi="Times New Roman"/>
          <w:color w:val="auto"/>
          <w:sz w:val="24"/>
          <w:szCs w:val="24"/>
          <w:lang w:val="en-US"/>
        </w:rPr>
        <w:t>for the parameter values used</w:t>
      </w:r>
      <w:r w:rsidR="00E70AEF">
        <w:rPr>
          <w:rFonts w:ascii="Times New Roman" w:hAnsi="Times New Roman"/>
          <w:color w:val="auto"/>
          <w:sz w:val="24"/>
          <w:szCs w:val="24"/>
          <w:lang w:val="en-US"/>
        </w:rPr>
        <w:t xml:space="preserve"> in the model simulations</w:t>
      </w:r>
      <w:ins w:id="353" w:author="Sonia Kéfi" w:date="2016-04-28T17:32:00Z">
        <w:r w:rsidR="00381E91">
          <w:rPr>
            <w:rFonts w:ascii="Times New Roman" w:hAnsi="Times New Roman"/>
            <w:color w:val="auto"/>
            <w:sz w:val="24"/>
            <w:szCs w:val="24"/>
            <w:lang w:val="en-US"/>
          </w:rPr>
          <w:t xml:space="preserve"> (model equations are described in Material and Methods)</w:t>
        </w:r>
      </w:ins>
      <w:r>
        <w:rPr>
          <w:rFonts w:ascii="Times New Roman" w:hAnsi="Times New Roman"/>
          <w:color w:val="auto"/>
          <w:sz w:val="24"/>
          <w:szCs w:val="24"/>
          <w:lang w:val="en-US"/>
        </w:rPr>
        <w:t xml:space="preserve">. </w:t>
      </w:r>
      <w:ins w:id="354" w:author="Sonia Kéfi" w:date="2016-01-25T19:06:00Z">
        <w:r w:rsidR="00BB605F">
          <w:rPr>
            <w:rFonts w:ascii="Times New Roman" w:hAnsi="Times New Roman"/>
            <w:color w:val="auto"/>
            <w:sz w:val="24"/>
            <w:szCs w:val="24"/>
            <w:lang w:val="en-US"/>
          </w:rPr>
          <w:t xml:space="preserve">Parameter values were taken from </w:t>
        </w:r>
        <w:r w:rsidR="00E43211">
          <w:rPr>
            <w:rFonts w:ascii="Times New Roman" w:hAnsi="Times New Roman"/>
            <w:color w:val="auto"/>
            <w:sz w:val="24"/>
            <w:szCs w:val="24"/>
            <w:lang w:val="en-US"/>
          </w:rPr>
          <w:fldChar w:fldCharType="begin"/>
        </w:r>
      </w:ins>
      <w:ins w:id="355" w:author="Sonia Kéfi" w:date="2016-04-29T18:12:00Z">
        <w:r w:rsidR="007754C0">
          <w:rPr>
            <w:rFonts w:ascii="Times New Roman" w:hAnsi="Times New Roman"/>
            <w:color w:val="auto"/>
            <w:sz w:val="24"/>
            <w:szCs w:val="24"/>
            <w:lang w:val="en-US"/>
          </w:rPr>
          <w:instrText xml:space="preserve"> ADDIN ZOTERO_ITEM CSL_CITATION {"citationID":"MrRnGWry","properties":{"formattedCitation":"{\\rtf [6\\uc0\\u8211{}9]}","plainCitation":"[6–9]"},"citationItems":[{"id":743,"uris":["http://zotero.org/users/745137/items/CVRM6A8D"],"uri":["http://zotero.org/users/745137/items/CVRM6A8D"],"itemData":{"id":743,"type":"article-journal","title":"Complex food webs prevent competitive exclusion among producer species","container-title":"Proceedings of the Royal Society of London B: Biological Sciences","page":"2507-2514","volume":"275","issue":"1650","source":"rspb.royalsocietypublishing.org","abstract":"Herbivorous top-down forces and bottom-up competition for nutrients determine the coexistence and relative biomass patterns of producer species. Combining models of predator–prey and producer–nutrient interactions with a structural model of complex food webs, I investigated these two aspects in a dynamic food-web model. While competitive exclusion leads to persistence of only one producer species in 99.7% of the simulated simple producer communities without consumers, embedding the same producer communities in complex food webs generally yields producer coexistence. In simple producer communities, the producers with the most efficient nutrient-intake rates increase in biomass until they competitively exclude inferior producers. In food webs, herbivory predominantly reduces the biomass density of those producers that dominated in producer communities, which yields a more even biomass distribution. In contrast to prior analyses of simple modules, this facilitation of producer coexistence by herbivory does not require a trade-off between the nutrient-intake efficiency and the resistance to herbivory. The local network structure of food webs (top-down effects of the number of herbivores and the herbivores' maximum consumption rates) and the nutrient supply (bottom-up effect) interactively determine the relative biomass densities of the producer species. A strong negative feedback loop emerges in food webs: factors that increase producer biomasses also increase herbivory, which reduces producer biomasses. This negative feedback loop regulates the coexistence and biomass patterns of the producers by balancing biomass increases of producers and biomass fluxes to herbivores, which prevents competitive exclusion.","DOI":"10.1098/rspb.2008.0718","ISSN":"0962-8452, 1471-2954","note":"PMID: 18647714","language":"en","author":[{"family":"Brose","given":"Ulrich"}],"issued":{"date-parts":[["2008",11,7]]},"PMID":"18647714"}},{"id":748,"uris":["http://zotero.org/users/745137/items/E3CQ3IGX"],"uri":["http://zotero.org/users/745137/items/E3CQ3IGX"],"itemData":{"id":748,"type":"article-journal","title":"Allometric scaling enhances stability in complex food webs","container-title":"Ecology Letters","page":"1228-1236","volume":"9","issue":"11","source":"Wiley Online Library","abstract":"Classic local stability theory predicts that complex ecological networks are unstable and are unlikely to persist despite empiricists’ abundant documentation of such complexity in nature. This contradiction has puzzled biologists for decades. While some have explored how stability may be achieved in small modules of a few interacting species, rigorous demonstrations of how large complex and ecologically realistic networks dynamically persist remain scarce and inadequately understood. Here, we help fill this void by combining structural models of complex food webs with nonlinear bioenergetic models of population dynamics parameterized by biological rates that are allometrically scaled to populations’ average body masses. Increasing predator–prey body mass ratios increase population persistence up to a saturation level that is reached by invertebrate and ectotherm vertebrate predators when being 10 or 100 times larger than their prey respectively. These values are corroborated by empirical predator–prey body mass ratios from a global data base. Moreover, negative effects of diversity (i.e. species richness) on stability (i.e. population persistence) become neutral or positive relationships at these empirical ratios. These results demonstrate that the predator–prey body mass ratios found in nature may be key to enabling persistence of populations in complex food webs and stabilizing the diversity of natural ecosystems.","DOI":"10.1111/j.1461-0248.2006.00978.x","ISSN":"1461-0248","language":"en","author":[{"family":"Brose","given":"Ulrich"},{"family":"Williams","given":"Richard J."},{"family":"Martinez","given":"Neo D."}],"issued":{"date-parts":[["2006",11,1]]}}},{"id":747,"uris":["http://zotero.org/users/745137/items/KZ2KK92S"],"uri":["http://zotero.org/users/745137/items/KZ2KK92S"],"itemData":{"id":747,"type":"article-journal","title":"Body-size  and consumer-resource dynamics","container-title":"The American Naturalist","page":"1151-1173","volume":"139","author":[{"family":"Yodzis","given":"Peter"},{"family":"Innes","given":"S"}],"issued":{"date-parts":[["1992"]]}}},{"id":828,"uris":["http://zotero.org/users/745137/items/8E87QRXC"],"uri":["http://zotero.org/users/745137/items/8E87QRXC"],"itemData":{"id":828,"type":"article-journal","title":"Allometric degree distributions facilitate food-web stability","container-title":"Nature","page":"1226-1229","volume":"450","issue":"7173","source":"www.nature.com.proxy.library.uu.nl","abstract":"In natural ecosystems, species are linked by feeding interactions that determine energy fluxes and create complex food webs. The stability of these food webs enables many species to coexist and to form diverse ecosystems. Recent theory finds predator–prey body-mass ratios to be critically important for food-web stability. However, the mechanisms responsible for this stability are unclear. Here we use a bioenergetic consumer–resource model to explore how and why only particular predator–prey body-mass ratios promote stability in tri-trophic (three-species) food chains. We find that this 'persistence domain' of ratios is constrained by bottom-up energy availability when predators are much smaller than their prey and by enrichment-driven dynamics when predators are much larger. We also find that 97% of the tri-trophic food chains across five natural food webs exhibit body-mass ratios within the predicted persistence domain. Further analyses of randomly rewired food webs show that body mass and allometric degree distributions in natural food webs mediate this consistency. The allometric degree distributions hold that the diversity of species' predators and prey decreases and increases, respectively, with increasing species' body masses. Our results demonstrate how simple relationships between species' body masses and feeding interactions may promote the stability of complex food webs.","DOI":"10.1038/nature06359","ISSN":"0028-0836","journalAbbreviation":"Nature","author":[{"family":"Otto","given":"Sonja B."},{"family":"Rall","given":"Björn C."},{"family":"Brose","given":"Ulrich"}],"issued":{"date-parts":[["2007",12,20]]}}}],"schema":"https://github.com/citation-style-language/schema/raw/master/csl-citation.json"} </w:instrText>
        </w:r>
      </w:ins>
      <w:r w:rsidR="00E43211">
        <w:rPr>
          <w:rFonts w:ascii="Times New Roman" w:hAnsi="Times New Roman"/>
          <w:color w:val="auto"/>
          <w:sz w:val="24"/>
          <w:szCs w:val="24"/>
          <w:lang w:val="en-US"/>
        </w:rPr>
        <w:fldChar w:fldCharType="separate"/>
      </w:r>
      <w:ins w:id="356" w:author="Sonia Kéfi" w:date="2016-04-29T18:12:00Z">
        <w:r w:rsidR="007754C0" w:rsidRPr="00131987">
          <w:rPr>
            <w:rFonts w:ascii="Times New Roman" w:eastAsia="Times New Roman" w:hAnsi="Times New Roman"/>
            <w:color w:val="auto"/>
            <w:sz w:val="24"/>
          </w:rPr>
          <w:t>[6–9]</w:t>
        </w:r>
      </w:ins>
      <w:ins w:id="357" w:author="Sonia Kéfi" w:date="2016-01-25T19:06:00Z">
        <w:r w:rsidR="00E43211">
          <w:rPr>
            <w:rFonts w:ascii="Times New Roman" w:hAnsi="Times New Roman"/>
            <w:color w:val="auto"/>
            <w:sz w:val="24"/>
            <w:szCs w:val="24"/>
            <w:lang w:val="en-US"/>
          </w:rPr>
          <w:fldChar w:fldCharType="end"/>
        </w:r>
      </w:ins>
      <w:ins w:id="358" w:author="Sonia Kéfi" w:date="2016-04-28T15:56:00Z">
        <w:r w:rsidR="00AE10AE">
          <w:rPr>
            <w:rFonts w:ascii="Times New Roman" w:hAnsi="Times New Roman"/>
            <w:color w:val="auto"/>
            <w:sz w:val="24"/>
            <w:szCs w:val="24"/>
            <w:lang w:val="en-US"/>
          </w:rPr>
          <w:t>.</w:t>
        </w:r>
      </w:ins>
      <w:ins w:id="359" w:author="Sonia Kéfi" w:date="2016-04-28T17:32:00Z">
        <w:r w:rsidR="00381E91">
          <w:rPr>
            <w:rFonts w:ascii="Times New Roman" w:hAnsi="Times New Roman"/>
            <w:color w:val="auto"/>
            <w:sz w:val="24"/>
            <w:szCs w:val="24"/>
            <w:lang w:val="en-US"/>
          </w:rPr>
          <w:t xml:space="preserve"> </w:t>
        </w:r>
      </w:ins>
      <w:bookmarkStart w:id="360" w:name="_GoBack"/>
      <w:bookmarkEnd w:id="360"/>
      <w:ins w:id="361" w:author="Sonia Kéfi" w:date="2016-01-27T15:25:00Z">
        <w:r w:rsidR="00381E91">
          <w:rPr>
            <w:rFonts w:ascii="Times New Roman" w:hAnsi="Times New Roman"/>
            <w:color w:val="auto"/>
            <w:sz w:val="24"/>
            <w:szCs w:val="24"/>
            <w:lang w:val="en-US"/>
          </w:rPr>
          <w:t>Cluster 4 was</w:t>
        </w:r>
        <w:r w:rsidR="00566942">
          <w:rPr>
            <w:rFonts w:ascii="Times New Roman" w:hAnsi="Times New Roman"/>
            <w:color w:val="auto"/>
            <w:sz w:val="24"/>
            <w:szCs w:val="24"/>
            <w:lang w:val="en-US"/>
          </w:rPr>
          <w:t xml:space="preserve"> replaced by plankton.</w:t>
        </w:r>
      </w:ins>
      <w:ins w:id="362" w:author="Sonia Kéfi" w:date="2016-04-28T17:32:00Z">
        <w:r w:rsidR="00381E91">
          <w:rPr>
            <w:rFonts w:ascii="Times New Roman" w:hAnsi="Times New Roman"/>
            <w:color w:val="auto"/>
            <w:sz w:val="24"/>
            <w:szCs w:val="24"/>
            <w:lang w:val="en-US"/>
          </w:rPr>
          <w:t xml:space="preserve"> </w:t>
        </w:r>
      </w:ins>
      <w:ins w:id="363" w:author="Sonia Kéfi" w:date="2016-04-28T15:56:00Z">
        <w:r w:rsidR="00AE10AE">
          <w:rPr>
            <w:rFonts w:ascii="Times New Roman" w:hAnsi="Times New Roman"/>
            <w:color w:val="000000"/>
            <w:sz w:val="24"/>
            <w:szCs w:val="24"/>
            <w:lang w:val="en-US"/>
          </w:rPr>
          <w:t xml:space="preserve">The </w:t>
        </w:r>
      </w:ins>
      <w:ins w:id="364" w:author="Sonia Kéfi" w:date="2016-01-25T21:57:00Z">
        <w:r w:rsidR="00AE10AE">
          <w:rPr>
            <w:rFonts w:ascii="Times New Roman" w:hAnsi="Times New Roman"/>
            <w:color w:val="000000"/>
            <w:sz w:val="24"/>
            <w:szCs w:val="24"/>
            <w:lang w:val="en-US"/>
          </w:rPr>
          <w:t>b</w:t>
        </w:r>
        <w:r w:rsidR="007F4111">
          <w:rPr>
            <w:rFonts w:ascii="Times New Roman" w:hAnsi="Times New Roman"/>
            <w:color w:val="000000"/>
            <w:sz w:val="24"/>
            <w:szCs w:val="24"/>
            <w:lang w:val="en-US"/>
          </w:rPr>
          <w:t>ody mass used for the 14 clusters were 1 for the clusters of algae and the median body mass of the species of the clusters otherwise:</w:t>
        </w:r>
      </w:ins>
    </w:p>
    <w:p w14:paraId="5E07CDA9" w14:textId="77777777" w:rsidR="00381E91" w:rsidRDefault="007F4111" w:rsidP="003F6E54">
      <w:pPr>
        <w:widowControl w:val="0"/>
        <w:suppressAutoHyphens w:val="0"/>
        <w:autoSpaceDE w:val="0"/>
        <w:autoSpaceDN w:val="0"/>
        <w:adjustRightInd w:val="0"/>
        <w:spacing w:after="0" w:line="240" w:lineRule="auto"/>
        <w:jc w:val="both"/>
        <w:rPr>
          <w:ins w:id="365" w:author="Sonia Kéfi" w:date="2016-04-28T17:32:00Z"/>
          <w:rFonts w:ascii="Times New Roman" w:hAnsi="Times New Roman"/>
          <w:color w:val="000000"/>
          <w:sz w:val="24"/>
          <w:szCs w:val="24"/>
          <w:lang w:val="en-US"/>
        </w:rPr>
      </w:pPr>
      <w:ins w:id="366" w:author="Sonia Kéfi" w:date="2016-01-25T21:57:00Z">
        <w:r w:rsidRPr="00E43211">
          <w:rPr>
            <w:rFonts w:ascii="Times New Roman" w:hAnsi="Times New Roman"/>
            <w:color w:val="000000"/>
            <w:sz w:val="24"/>
            <w:szCs w:val="24"/>
            <w:lang w:val="en-US"/>
          </w:rPr>
          <w:t>8.7, 10.9, 1, 0.01, 1.28,</w:t>
        </w:r>
        <w:r>
          <w:rPr>
            <w:rFonts w:ascii="Times New Roman" w:hAnsi="Times New Roman"/>
            <w:color w:val="000000"/>
            <w:sz w:val="24"/>
            <w:szCs w:val="24"/>
            <w:lang w:val="en-US"/>
          </w:rPr>
          <w:t xml:space="preserve"> </w:t>
        </w:r>
        <w:r w:rsidRPr="00E43211">
          <w:rPr>
            <w:rFonts w:ascii="Times New Roman" w:hAnsi="Times New Roman"/>
            <w:color w:val="000000"/>
            <w:sz w:val="24"/>
            <w:szCs w:val="24"/>
            <w:lang w:val="en-US"/>
          </w:rPr>
          <w:t>1, 6, 11,</w:t>
        </w:r>
        <w:r>
          <w:rPr>
            <w:rFonts w:ascii="Times New Roman" w:hAnsi="Times New Roman"/>
            <w:color w:val="000000"/>
            <w:sz w:val="24"/>
            <w:szCs w:val="24"/>
            <w:lang w:val="en-US"/>
          </w:rPr>
          <w:t xml:space="preserve"> </w:t>
        </w:r>
        <w:r w:rsidRPr="00E43211">
          <w:rPr>
            <w:rFonts w:ascii="Times New Roman" w:hAnsi="Times New Roman"/>
            <w:color w:val="000000"/>
            <w:sz w:val="24"/>
            <w:szCs w:val="24"/>
            <w:lang w:val="en-US"/>
          </w:rPr>
          <w:t>0.17,</w:t>
        </w:r>
        <w:r>
          <w:rPr>
            <w:rFonts w:ascii="Times New Roman" w:hAnsi="Times New Roman"/>
            <w:color w:val="000000"/>
            <w:sz w:val="24"/>
            <w:szCs w:val="24"/>
            <w:lang w:val="en-US"/>
          </w:rPr>
          <w:t xml:space="preserve"> </w:t>
        </w:r>
        <w:r w:rsidRPr="00E43211">
          <w:rPr>
            <w:rFonts w:ascii="Times New Roman" w:hAnsi="Times New Roman"/>
            <w:color w:val="000000"/>
            <w:sz w:val="24"/>
            <w:szCs w:val="24"/>
            <w:lang w:val="en-US"/>
          </w:rPr>
          <w:t>1,</w:t>
        </w:r>
        <w:r>
          <w:rPr>
            <w:rFonts w:ascii="Times New Roman" w:hAnsi="Times New Roman"/>
            <w:color w:val="000000"/>
            <w:sz w:val="24"/>
            <w:szCs w:val="24"/>
            <w:lang w:val="en-US"/>
          </w:rPr>
          <w:t xml:space="preserve"> </w:t>
        </w:r>
        <w:r w:rsidRPr="00E43211">
          <w:rPr>
            <w:rFonts w:ascii="Times New Roman" w:hAnsi="Times New Roman"/>
            <w:color w:val="000000"/>
            <w:sz w:val="24"/>
            <w:szCs w:val="24"/>
            <w:lang w:val="en-US"/>
          </w:rPr>
          <w:t>1, 1,</w:t>
        </w:r>
        <w:r>
          <w:rPr>
            <w:rFonts w:ascii="Times New Roman" w:hAnsi="Times New Roman"/>
            <w:color w:val="000000"/>
            <w:sz w:val="24"/>
            <w:szCs w:val="24"/>
            <w:lang w:val="en-US"/>
          </w:rPr>
          <w:t xml:space="preserve"> </w:t>
        </w:r>
        <w:r w:rsidRPr="00E43211">
          <w:rPr>
            <w:rFonts w:ascii="Times New Roman" w:hAnsi="Times New Roman"/>
            <w:color w:val="000000"/>
            <w:sz w:val="24"/>
            <w:szCs w:val="24"/>
            <w:lang w:val="en-US"/>
          </w:rPr>
          <w:t>1.93,</w:t>
        </w:r>
        <w:r>
          <w:rPr>
            <w:rFonts w:ascii="Times New Roman" w:hAnsi="Times New Roman"/>
            <w:color w:val="000000"/>
            <w:sz w:val="24"/>
            <w:szCs w:val="24"/>
            <w:lang w:val="en-US"/>
          </w:rPr>
          <w:t xml:space="preserve"> </w:t>
        </w:r>
        <w:r w:rsidRPr="00E43211">
          <w:rPr>
            <w:rFonts w:ascii="Times New Roman" w:hAnsi="Times New Roman"/>
            <w:color w:val="000000"/>
            <w:sz w:val="24"/>
            <w:szCs w:val="24"/>
            <w:lang w:val="en-US"/>
          </w:rPr>
          <w:t>6.14</w:t>
        </w:r>
      </w:ins>
      <w:ins w:id="367" w:author="Sonia Kéfi" w:date="2016-04-28T17:32:00Z">
        <w:r w:rsidR="00381E91">
          <w:rPr>
            <w:rFonts w:ascii="Times New Roman" w:hAnsi="Times New Roman"/>
            <w:color w:val="000000"/>
            <w:sz w:val="24"/>
            <w:szCs w:val="24"/>
            <w:lang w:val="en-US"/>
          </w:rPr>
          <w:t xml:space="preserve">. </w:t>
        </w:r>
      </w:ins>
    </w:p>
    <w:p w14:paraId="1BE5A6E4" w14:textId="0DFB078F" w:rsidR="003F6E54" w:rsidRDefault="007F4111" w:rsidP="003F6E54">
      <w:pPr>
        <w:widowControl w:val="0"/>
        <w:suppressAutoHyphens w:val="0"/>
        <w:autoSpaceDE w:val="0"/>
        <w:autoSpaceDN w:val="0"/>
        <w:adjustRightInd w:val="0"/>
        <w:spacing w:after="0" w:line="240" w:lineRule="auto"/>
        <w:jc w:val="both"/>
        <w:rPr>
          <w:ins w:id="368" w:author="Sonia Kéfi" w:date="2016-01-25T21:59:00Z"/>
          <w:rFonts w:ascii="Times New Roman" w:hAnsi="Times New Roman"/>
          <w:color w:val="000000"/>
          <w:sz w:val="24"/>
          <w:szCs w:val="24"/>
          <w:lang w:val="en-US"/>
        </w:rPr>
      </w:pPr>
      <w:ins w:id="369" w:author="Sonia Kéfi" w:date="2016-01-25T21:58:00Z">
        <w:r>
          <w:rPr>
            <w:rFonts w:ascii="Times New Roman" w:hAnsi="Times New Roman"/>
            <w:color w:val="000000"/>
            <w:sz w:val="24"/>
            <w:szCs w:val="24"/>
            <w:lang w:val="en-US"/>
          </w:rPr>
          <w:t xml:space="preserve">The </w:t>
        </w:r>
      </w:ins>
      <w:ins w:id="370" w:author="Sonia Kéfi" w:date="2016-01-25T21:57:00Z">
        <w:r>
          <w:rPr>
            <w:rFonts w:ascii="Times New Roman" w:hAnsi="Times New Roman"/>
            <w:color w:val="000000"/>
            <w:sz w:val="24"/>
            <w:szCs w:val="24"/>
            <w:lang w:val="en-US"/>
          </w:rPr>
          <w:t>matrix of interactions among clusters</w:t>
        </w:r>
      </w:ins>
      <w:ins w:id="371" w:author="Sonia Kéfi" w:date="2016-01-25T21:58:00Z">
        <w:r>
          <w:rPr>
            <w:rFonts w:ascii="Times New Roman" w:hAnsi="Times New Roman"/>
            <w:color w:val="000000"/>
            <w:sz w:val="24"/>
            <w:szCs w:val="24"/>
            <w:lang w:val="en-US"/>
          </w:rPr>
          <w:t xml:space="preserve"> </w:t>
        </w:r>
      </w:ins>
      <w:ins w:id="372" w:author="Sonia Kéfi" w:date="2016-02-26T23:56:00Z">
        <w:r w:rsidR="00B47BF4">
          <w:rPr>
            <w:rFonts w:ascii="Times New Roman" w:hAnsi="Times New Roman"/>
            <w:color w:val="000000"/>
            <w:sz w:val="24"/>
            <w:szCs w:val="24"/>
            <w:lang w:val="en-US"/>
          </w:rPr>
          <w:t xml:space="preserve">was derived </w:t>
        </w:r>
      </w:ins>
      <w:ins w:id="373" w:author="Sonia Kéfi" w:date="2016-01-25T21:58:00Z">
        <w:r>
          <w:rPr>
            <w:rFonts w:ascii="Times New Roman" w:hAnsi="Times New Roman"/>
            <w:color w:val="000000"/>
            <w:sz w:val="24"/>
            <w:szCs w:val="24"/>
            <w:lang w:val="en-US"/>
          </w:rPr>
          <w:t xml:space="preserve">from the probabilistic clustering approach. </w:t>
        </w:r>
      </w:ins>
      <w:ins w:id="374" w:author="Sonia Kéfi" w:date="2016-04-28T15:54:00Z">
        <w:r w:rsidR="00AE10AE">
          <w:rPr>
            <w:rFonts w:ascii="Times New Roman" w:hAnsi="Times New Roman"/>
            <w:color w:val="000000"/>
            <w:sz w:val="24"/>
            <w:szCs w:val="24"/>
            <w:lang w:val="en-US"/>
          </w:rPr>
          <w:t xml:space="preserve">Thereby, the values </w:t>
        </w:r>
      </w:ins>
      <w:ins w:id="375" w:author="Sonia Kéfi" w:date="2016-05-25T11:18:00Z">
        <w:r w:rsidR="00AC700D">
          <w:rPr>
            <w:rFonts w:ascii="Times New Roman" w:hAnsi="Times New Roman"/>
            <w:color w:val="000000"/>
            <w:sz w:val="24"/>
            <w:szCs w:val="24"/>
            <w:lang w:val="en-US"/>
          </w:rPr>
          <w:t>in</w:t>
        </w:r>
      </w:ins>
      <w:ins w:id="376" w:author="Sonia Kéfi" w:date="2016-04-28T15:54:00Z">
        <w:r w:rsidR="00AE10AE">
          <w:rPr>
            <w:rFonts w:ascii="Times New Roman" w:hAnsi="Times New Roman"/>
            <w:color w:val="000000"/>
            <w:sz w:val="24"/>
            <w:szCs w:val="24"/>
            <w:lang w:val="en-US"/>
          </w:rPr>
          <w:t xml:space="preserve"> the matrices </w:t>
        </w:r>
      </w:ins>
      <w:ins w:id="377" w:author="Sonia Kéfi" w:date="2016-04-28T15:55:00Z">
        <w:r w:rsidR="00AE10AE">
          <w:rPr>
            <w:rFonts w:ascii="Times New Roman" w:hAnsi="Times New Roman"/>
            <w:color w:val="000000"/>
            <w:sz w:val="24"/>
            <w:szCs w:val="24"/>
            <w:lang w:val="en-US"/>
          </w:rPr>
          <w:t xml:space="preserve">TR, </w:t>
        </w:r>
      </w:ins>
      <w:ins w:id="378" w:author="Sonia Kéfi" w:date="2016-04-28T15:54:00Z">
        <w:r w:rsidR="00AE10AE">
          <w:rPr>
            <w:rFonts w:ascii="Times New Roman" w:hAnsi="Times New Roman"/>
            <w:color w:val="000000"/>
            <w:sz w:val="24"/>
            <w:szCs w:val="24"/>
            <w:lang w:val="en-US"/>
          </w:rPr>
          <w:t xml:space="preserve">REC, </w:t>
        </w:r>
        <w:r w:rsidR="00AC700D">
          <w:rPr>
            <w:rFonts w:ascii="Times New Roman" w:hAnsi="Times New Roman"/>
            <w:color w:val="000000"/>
            <w:sz w:val="24"/>
            <w:szCs w:val="24"/>
            <w:lang w:val="en-US"/>
          </w:rPr>
          <w:t>REF, FAC, MOR, COMP, INT</w:t>
        </w:r>
        <w:r w:rsidR="00AE10AE">
          <w:rPr>
            <w:rFonts w:ascii="Times New Roman" w:hAnsi="Times New Roman"/>
            <w:color w:val="000000"/>
            <w:sz w:val="24"/>
            <w:szCs w:val="24"/>
            <w:lang w:val="en-US"/>
          </w:rPr>
          <w:t xml:space="preserve"> are between 0 and 1. </w:t>
        </w:r>
      </w:ins>
    </w:p>
    <w:p w14:paraId="5ADAC563" w14:textId="77777777" w:rsidR="00B47BF4" w:rsidRPr="00DC691D" w:rsidRDefault="00B47BF4" w:rsidP="003F6E54">
      <w:pPr>
        <w:widowControl w:val="0"/>
        <w:suppressAutoHyphens w:val="0"/>
        <w:autoSpaceDE w:val="0"/>
        <w:autoSpaceDN w:val="0"/>
        <w:adjustRightInd w:val="0"/>
        <w:spacing w:after="0" w:line="240" w:lineRule="auto"/>
        <w:jc w:val="both"/>
        <w:rPr>
          <w:ins w:id="379" w:author="Sonia Kéfi" w:date="2016-02-26T23:57:00Z"/>
          <w:rFonts w:ascii="Times New Roman" w:hAnsi="Times New Roman"/>
          <w:color w:val="000000"/>
          <w:sz w:val="24"/>
          <w:szCs w:val="24"/>
          <w:lang w:val="en-US"/>
        </w:rPr>
      </w:pPr>
    </w:p>
    <w:p w14:paraId="54402E40" w14:textId="77777777" w:rsidR="003F6E54" w:rsidRDefault="003F6E54" w:rsidP="003F6E54">
      <w:pPr>
        <w:widowControl w:val="0"/>
        <w:suppressAutoHyphens w:val="0"/>
        <w:autoSpaceDE w:val="0"/>
        <w:autoSpaceDN w:val="0"/>
        <w:adjustRightInd w:val="0"/>
        <w:spacing w:after="0" w:line="240" w:lineRule="auto"/>
        <w:jc w:val="both"/>
        <w:rPr>
          <w:rFonts w:ascii="Times New Roman" w:hAnsi="Times New Roman"/>
          <w:color w:val="000000"/>
          <w:sz w:val="24"/>
          <w:szCs w:val="24"/>
          <w:lang w:val="en-US"/>
        </w:rPr>
      </w:pPr>
    </w:p>
    <w:tbl>
      <w:tblPr>
        <w:tblStyle w:val="Grilledutableau"/>
        <w:tblW w:w="0" w:type="auto"/>
        <w:tblLook w:val="04A0" w:firstRow="1" w:lastRow="0" w:firstColumn="1" w:lastColumn="0" w:noHBand="0" w:noVBand="1"/>
      </w:tblPr>
      <w:tblGrid>
        <w:gridCol w:w="3020"/>
        <w:gridCol w:w="3015"/>
        <w:gridCol w:w="3027"/>
      </w:tblGrid>
      <w:tr w:rsidR="003F6E54" w:rsidRPr="0058423E" w:rsidDel="00AA50AA" w14:paraId="67A1BBF8" w14:textId="08F68825" w:rsidTr="002A4497">
        <w:trPr>
          <w:trHeight w:val="404"/>
          <w:del w:id="380" w:author="Sonia Kéfi" w:date="2016-05-24T23:17:00Z"/>
        </w:trPr>
        <w:tc>
          <w:tcPr>
            <w:tcW w:w="3020" w:type="dxa"/>
            <w:tcBorders>
              <w:bottom w:val="single" w:sz="4" w:space="0" w:color="auto"/>
            </w:tcBorders>
            <w:shd w:val="pct12" w:color="auto" w:fill="auto"/>
          </w:tcPr>
          <w:p w14:paraId="3D3B3AA5" w14:textId="45099567" w:rsidR="003F6E54" w:rsidRPr="0058423E" w:rsidDel="00AA50AA" w:rsidRDefault="003F6E54" w:rsidP="00411F2F">
            <w:pPr>
              <w:suppressAutoHyphens w:val="0"/>
              <w:jc w:val="center"/>
              <w:rPr>
                <w:del w:id="381" w:author="Sonia Kéfi" w:date="2016-05-24T23:17:00Z"/>
                <w:rFonts w:asciiTheme="minorHAnsi" w:hAnsiTheme="minorHAnsi"/>
                <w:b/>
                <w:sz w:val="18"/>
                <w:szCs w:val="18"/>
              </w:rPr>
            </w:pPr>
            <w:del w:id="382" w:author="Sonia Kéfi" w:date="2016-05-24T23:17:00Z">
              <w:r w:rsidRPr="0058423E" w:rsidDel="00AA50AA">
                <w:rPr>
                  <w:rFonts w:asciiTheme="minorHAnsi" w:hAnsiTheme="minorHAnsi"/>
                  <w:b/>
                  <w:sz w:val="18"/>
                  <w:szCs w:val="18"/>
                </w:rPr>
                <w:delText>Parameter</w:delText>
              </w:r>
            </w:del>
          </w:p>
        </w:tc>
        <w:tc>
          <w:tcPr>
            <w:tcW w:w="3015" w:type="dxa"/>
            <w:tcBorders>
              <w:bottom w:val="single" w:sz="4" w:space="0" w:color="auto"/>
            </w:tcBorders>
            <w:shd w:val="pct12" w:color="auto" w:fill="auto"/>
          </w:tcPr>
          <w:p w14:paraId="2445AD46" w14:textId="19611BA9" w:rsidR="003F6E54" w:rsidRPr="0058423E" w:rsidDel="00AA50AA" w:rsidRDefault="003F6E54" w:rsidP="00411F2F">
            <w:pPr>
              <w:suppressAutoHyphens w:val="0"/>
              <w:jc w:val="center"/>
              <w:rPr>
                <w:del w:id="383" w:author="Sonia Kéfi" w:date="2016-05-24T23:17:00Z"/>
                <w:rFonts w:asciiTheme="minorHAnsi" w:hAnsiTheme="minorHAnsi"/>
                <w:b/>
                <w:sz w:val="18"/>
                <w:szCs w:val="18"/>
              </w:rPr>
            </w:pPr>
            <w:del w:id="384" w:author="Sonia Kéfi" w:date="2016-05-24T23:17:00Z">
              <w:r w:rsidRPr="0058423E" w:rsidDel="00AA50AA">
                <w:rPr>
                  <w:rFonts w:asciiTheme="minorHAnsi" w:hAnsiTheme="minorHAnsi"/>
                  <w:b/>
                  <w:sz w:val="18"/>
                  <w:szCs w:val="18"/>
                </w:rPr>
                <w:delText>Definition</w:delText>
              </w:r>
            </w:del>
          </w:p>
        </w:tc>
        <w:tc>
          <w:tcPr>
            <w:tcW w:w="3027" w:type="dxa"/>
            <w:tcBorders>
              <w:bottom w:val="single" w:sz="4" w:space="0" w:color="auto"/>
            </w:tcBorders>
            <w:shd w:val="pct12" w:color="auto" w:fill="auto"/>
          </w:tcPr>
          <w:p w14:paraId="20152E66" w14:textId="61E4289A" w:rsidR="003F6E54" w:rsidRPr="0058423E" w:rsidDel="00AA50AA" w:rsidRDefault="003F6E54" w:rsidP="00411F2F">
            <w:pPr>
              <w:suppressAutoHyphens w:val="0"/>
              <w:jc w:val="center"/>
              <w:rPr>
                <w:del w:id="385" w:author="Sonia Kéfi" w:date="2016-05-24T23:17:00Z"/>
                <w:rFonts w:asciiTheme="minorHAnsi" w:hAnsiTheme="minorHAnsi"/>
                <w:b/>
                <w:sz w:val="18"/>
                <w:szCs w:val="18"/>
              </w:rPr>
            </w:pPr>
            <w:del w:id="386" w:author="Sonia Kéfi" w:date="2016-05-24T23:17:00Z">
              <w:r w:rsidRPr="0058423E" w:rsidDel="00AA50AA">
                <w:rPr>
                  <w:rFonts w:asciiTheme="minorHAnsi" w:hAnsiTheme="minorHAnsi"/>
                  <w:b/>
                  <w:sz w:val="18"/>
                  <w:szCs w:val="18"/>
                </w:rPr>
                <w:delText>Value</w:delText>
              </w:r>
            </w:del>
          </w:p>
        </w:tc>
      </w:tr>
      <w:tr w:rsidR="00A50685" w:rsidRPr="00A50685" w:rsidDel="00AA50AA" w14:paraId="269B65F7" w14:textId="3E4F62EE" w:rsidTr="002A4497">
        <w:trPr>
          <w:trHeight w:val="404"/>
          <w:del w:id="387" w:author="Sonia Kéfi" w:date="2016-05-24T23:17:00Z"/>
        </w:trPr>
        <w:tc>
          <w:tcPr>
            <w:tcW w:w="3020" w:type="dxa"/>
            <w:shd w:val="clear" w:color="auto" w:fill="auto"/>
          </w:tcPr>
          <w:p w14:paraId="1C755F5B" w14:textId="37B6525B" w:rsidR="00A50685" w:rsidRPr="0058423E" w:rsidDel="00AA50AA" w:rsidRDefault="002A4497" w:rsidP="002A4497">
            <w:pPr>
              <w:suppressAutoHyphens w:val="0"/>
              <w:rPr>
                <w:del w:id="388" w:author="Sonia Kéfi" w:date="2016-05-24T23:17:00Z"/>
                <w:rFonts w:asciiTheme="minorHAnsi" w:hAnsiTheme="minorHAnsi"/>
                <w:b/>
                <w:sz w:val="18"/>
                <w:szCs w:val="18"/>
              </w:rPr>
            </w:pPr>
            <w:del w:id="389" w:author="Sonia Kéfi" w:date="2016-05-24T23:17:00Z">
              <w:r w:rsidDel="00AA50AA">
                <w:rPr>
                  <w:rFonts w:asciiTheme="minorHAnsi" w:hAnsiTheme="minorHAnsi"/>
                  <w:b/>
                  <w:sz w:val="18"/>
                  <w:szCs w:val="18"/>
                </w:rPr>
                <w:delText>m</w:delText>
              </w:r>
              <w:r w:rsidRPr="002A4497" w:rsidDel="00AA50AA">
                <w:rPr>
                  <w:rFonts w:asciiTheme="minorHAnsi" w:hAnsiTheme="minorHAnsi"/>
                  <w:b/>
                  <w:sz w:val="18"/>
                  <w:szCs w:val="18"/>
                  <w:vertAlign w:val="subscript"/>
                </w:rPr>
                <w:delText>i</w:delText>
              </w:r>
            </w:del>
          </w:p>
        </w:tc>
        <w:tc>
          <w:tcPr>
            <w:tcW w:w="3015" w:type="dxa"/>
            <w:shd w:val="clear" w:color="auto" w:fill="auto"/>
          </w:tcPr>
          <w:p w14:paraId="5DD7E632" w14:textId="7A795F1E" w:rsidR="00A50685" w:rsidRPr="002A4497" w:rsidDel="00AA50AA" w:rsidRDefault="002A4497" w:rsidP="002A4497">
            <w:pPr>
              <w:suppressAutoHyphens w:val="0"/>
              <w:rPr>
                <w:del w:id="390" w:author="Sonia Kéfi" w:date="2016-05-24T23:17:00Z"/>
                <w:rFonts w:asciiTheme="minorHAnsi" w:hAnsiTheme="minorHAnsi"/>
                <w:sz w:val="18"/>
                <w:szCs w:val="18"/>
              </w:rPr>
            </w:pPr>
            <w:del w:id="391" w:author="Sonia Kéfi" w:date="2016-05-24T23:17:00Z">
              <w:r w:rsidRPr="002A4497" w:rsidDel="00AA50AA">
                <w:rPr>
                  <w:rFonts w:asciiTheme="minorHAnsi" w:hAnsiTheme="minorHAnsi"/>
                  <w:sz w:val="18"/>
                  <w:szCs w:val="18"/>
                </w:rPr>
                <w:delText xml:space="preserve">Body mass of species </w:delText>
              </w:r>
              <w:r w:rsidRPr="002A4497" w:rsidDel="00AA50AA">
                <w:rPr>
                  <w:rFonts w:asciiTheme="minorHAnsi" w:hAnsiTheme="minorHAnsi"/>
                  <w:i/>
                  <w:sz w:val="18"/>
                  <w:szCs w:val="18"/>
                </w:rPr>
                <w:delText>i</w:delText>
              </w:r>
            </w:del>
          </w:p>
        </w:tc>
        <w:tc>
          <w:tcPr>
            <w:tcW w:w="3027" w:type="dxa"/>
            <w:shd w:val="clear" w:color="auto" w:fill="auto"/>
          </w:tcPr>
          <w:p w14:paraId="3EA6F896" w14:textId="22695786" w:rsidR="00A50685" w:rsidRPr="002A4497" w:rsidDel="00AA50AA" w:rsidRDefault="002A4497" w:rsidP="002A4497">
            <w:pPr>
              <w:suppressAutoHyphens w:val="0"/>
              <w:rPr>
                <w:del w:id="392" w:author="Sonia Kéfi" w:date="2016-05-24T23:17:00Z"/>
                <w:rFonts w:asciiTheme="minorHAnsi" w:hAnsiTheme="minorHAnsi"/>
                <w:sz w:val="18"/>
                <w:szCs w:val="18"/>
              </w:rPr>
            </w:pPr>
            <w:del w:id="393" w:author="Sonia Kéfi" w:date="2016-05-24T23:17:00Z">
              <w:r w:rsidRPr="002A4497" w:rsidDel="00AA50AA">
                <w:rPr>
                  <w:rFonts w:asciiTheme="minorHAnsi" w:hAnsiTheme="minorHAnsi"/>
                  <w:sz w:val="18"/>
                  <w:szCs w:val="18"/>
                </w:rPr>
                <w:delText>1 for algae, median biomass of species in the cluster otherwise</w:delText>
              </w:r>
              <w:r w:rsidR="00381E91" w:rsidDel="00AA50AA">
                <w:rPr>
                  <w:rFonts w:asciiTheme="minorHAnsi" w:hAnsiTheme="minorHAnsi"/>
                  <w:sz w:val="18"/>
                  <w:szCs w:val="18"/>
                </w:rPr>
                <w:delText xml:space="preserve"> (see values in the text above the table)</w:delText>
              </w:r>
            </w:del>
          </w:p>
        </w:tc>
      </w:tr>
      <w:tr w:rsidR="003F6E54" w:rsidRPr="0058423E" w:rsidDel="00AA50AA" w14:paraId="0FEF0B20" w14:textId="7FED1FCB" w:rsidTr="00991ED1">
        <w:trPr>
          <w:del w:id="394" w:author="Sonia Kéfi" w:date="2016-05-24T23:17:00Z"/>
        </w:trPr>
        <w:tc>
          <w:tcPr>
            <w:tcW w:w="3020" w:type="dxa"/>
          </w:tcPr>
          <w:p w14:paraId="42B50CC8" w14:textId="1526D440" w:rsidR="003F6E54" w:rsidRPr="0058423E" w:rsidDel="00AA50AA" w:rsidRDefault="00991ED1" w:rsidP="00991ED1">
            <w:pPr>
              <w:tabs>
                <w:tab w:val="center" w:pos="1402"/>
              </w:tabs>
              <w:suppressAutoHyphens w:val="0"/>
              <w:rPr>
                <w:del w:id="395" w:author="Sonia Kéfi" w:date="2016-05-24T23:17:00Z"/>
                <w:rFonts w:asciiTheme="minorHAnsi" w:hAnsiTheme="minorHAnsi"/>
                <w:b/>
                <w:sz w:val="18"/>
                <w:szCs w:val="18"/>
              </w:rPr>
            </w:pPr>
            <w:del w:id="396" w:author="Sonia Kéfi" w:date="2016-05-24T23:17:00Z">
              <w:r w:rsidRPr="0058423E" w:rsidDel="00AA50AA">
                <w:rPr>
                  <w:rFonts w:asciiTheme="minorHAnsi" w:hAnsiTheme="minorHAnsi"/>
                  <w:b/>
                  <w:sz w:val="18"/>
                  <w:szCs w:val="18"/>
                </w:rPr>
                <w:delText>r</w:delText>
              </w:r>
              <w:r w:rsidRPr="0058423E" w:rsidDel="00AA50AA">
                <w:rPr>
                  <w:rFonts w:asciiTheme="minorHAnsi" w:hAnsiTheme="minorHAnsi"/>
                  <w:b/>
                  <w:sz w:val="18"/>
                  <w:szCs w:val="18"/>
                  <w:vertAlign w:val="subscript"/>
                </w:rPr>
                <w:delText>i</w:delText>
              </w:r>
              <w:r w:rsidRPr="0058423E" w:rsidDel="00AA50AA">
                <w:rPr>
                  <w:rFonts w:asciiTheme="minorHAnsi" w:hAnsiTheme="minorHAnsi"/>
                  <w:b/>
                  <w:sz w:val="18"/>
                  <w:szCs w:val="18"/>
                </w:rPr>
                <w:tab/>
              </w:r>
            </w:del>
          </w:p>
        </w:tc>
        <w:tc>
          <w:tcPr>
            <w:tcW w:w="3015" w:type="dxa"/>
            <w:shd w:val="clear" w:color="auto" w:fill="auto"/>
          </w:tcPr>
          <w:p w14:paraId="7C85611E" w14:textId="10DDA0EC" w:rsidR="00991ED1" w:rsidRPr="0058423E" w:rsidDel="00AA50AA" w:rsidRDefault="00991ED1" w:rsidP="00411F2F">
            <w:pPr>
              <w:suppressAutoHyphens w:val="0"/>
              <w:rPr>
                <w:del w:id="397" w:author="Sonia Kéfi" w:date="2016-05-24T23:17:00Z"/>
                <w:rFonts w:asciiTheme="minorHAnsi" w:hAnsiTheme="minorHAnsi"/>
                <w:color w:val="000000"/>
                <w:sz w:val="18"/>
                <w:szCs w:val="18"/>
              </w:rPr>
            </w:pPr>
            <w:del w:id="398" w:author="Sonia Kéfi" w:date="2016-05-24T23:17:00Z">
              <w:r w:rsidRPr="0058423E" w:rsidDel="00AA50AA">
                <w:rPr>
                  <w:rFonts w:asciiTheme="minorHAnsi" w:hAnsiTheme="minorHAnsi"/>
                  <w:color w:val="000000"/>
                  <w:sz w:val="18"/>
                  <w:szCs w:val="18"/>
                </w:rPr>
                <w:delText xml:space="preserve">intrinsic growth rate of primary producer </w:delText>
              </w:r>
              <w:r w:rsidRPr="0058423E" w:rsidDel="00AA50AA">
                <w:rPr>
                  <w:rFonts w:asciiTheme="minorHAnsi" w:hAnsiTheme="minorHAnsi"/>
                  <w:i/>
                  <w:color w:val="000000"/>
                  <w:sz w:val="18"/>
                  <w:szCs w:val="18"/>
                </w:rPr>
                <w:delText>i</w:delText>
              </w:r>
            </w:del>
          </w:p>
          <w:p w14:paraId="557771CE" w14:textId="730F1D85" w:rsidR="003F6E54" w:rsidRPr="0058423E" w:rsidDel="00AA50AA" w:rsidRDefault="00991ED1" w:rsidP="00411F2F">
            <w:pPr>
              <w:suppressAutoHyphens w:val="0"/>
              <w:rPr>
                <w:del w:id="399" w:author="Sonia Kéfi" w:date="2016-05-24T23:17:00Z"/>
                <w:rFonts w:asciiTheme="minorHAnsi" w:hAnsiTheme="minorHAnsi"/>
                <w:sz w:val="18"/>
                <w:szCs w:val="18"/>
              </w:rPr>
            </w:pPr>
            <w:del w:id="400" w:author="Sonia Kéfi" w:date="2016-05-24T23:17:00Z">
              <w:r w:rsidRPr="0058423E" w:rsidDel="00AA50AA">
                <w:rPr>
                  <w:rFonts w:asciiTheme="minorHAnsi" w:hAnsiTheme="minorHAnsi"/>
                  <w:color w:val="000000"/>
                  <w:sz w:val="18"/>
                  <w:szCs w:val="18"/>
                </w:rPr>
                <w:delText>(</w:delText>
              </w:r>
              <w:r w:rsidRPr="0058423E" w:rsidDel="00AA50AA">
                <w:rPr>
                  <w:rFonts w:asciiTheme="minorHAnsi" w:hAnsiTheme="minorHAnsi"/>
                  <w:i/>
                  <w:color w:val="000000"/>
                  <w:sz w:val="18"/>
                  <w:szCs w:val="18"/>
                </w:rPr>
                <w:delText>r</w:delText>
              </w:r>
              <w:r w:rsidRPr="0058423E" w:rsidDel="00AA50AA">
                <w:rPr>
                  <w:rFonts w:asciiTheme="minorHAnsi" w:hAnsiTheme="minorHAnsi"/>
                  <w:i/>
                  <w:color w:val="000000"/>
                  <w:sz w:val="18"/>
                  <w:szCs w:val="18"/>
                  <w:vertAlign w:val="subscript"/>
                </w:rPr>
                <w:delText>i</w:delText>
              </w:r>
              <w:r w:rsidRPr="0058423E" w:rsidDel="00AA50AA">
                <w:rPr>
                  <w:rFonts w:asciiTheme="minorHAnsi" w:hAnsiTheme="minorHAnsi"/>
                  <w:color w:val="000000"/>
                  <w:sz w:val="18"/>
                  <w:szCs w:val="18"/>
                  <w:vertAlign w:val="subscript"/>
                </w:rPr>
                <w:delText xml:space="preserve"> </w:delText>
              </w:r>
              <w:r w:rsidRPr="0058423E" w:rsidDel="00AA50AA">
                <w:rPr>
                  <w:rFonts w:asciiTheme="minorHAnsi" w:hAnsiTheme="minorHAnsi"/>
                  <w:color w:val="000000"/>
                  <w:sz w:val="18"/>
                  <w:szCs w:val="18"/>
                </w:rPr>
                <w:delText>&gt;0 for primary producers only)</w:delText>
              </w:r>
            </w:del>
          </w:p>
        </w:tc>
        <w:tc>
          <w:tcPr>
            <w:tcW w:w="3027" w:type="dxa"/>
          </w:tcPr>
          <w:p w14:paraId="6255C839" w14:textId="08B0C11D" w:rsidR="003F6E54" w:rsidRPr="00BB605F" w:rsidDel="00AA50AA" w:rsidRDefault="004345D6" w:rsidP="00411F2F">
            <w:pPr>
              <w:suppressAutoHyphens w:val="0"/>
              <w:rPr>
                <w:del w:id="401" w:author="Sonia Kéfi" w:date="2016-05-24T23:17:00Z"/>
                <w:rFonts w:asciiTheme="minorHAnsi" w:hAnsiTheme="minorHAnsi"/>
                <w:sz w:val="18"/>
                <w:szCs w:val="18"/>
              </w:rPr>
            </w:pPr>
            <w:del w:id="402" w:author="Sonia Kéfi" w:date="2016-05-24T23:17:00Z">
              <w:r w:rsidRPr="00BB605F" w:rsidDel="00AA50AA">
                <w:rPr>
                  <w:rFonts w:asciiTheme="minorHAnsi" w:hAnsiTheme="minorHAnsi"/>
                  <w:sz w:val="18"/>
                  <w:szCs w:val="18"/>
                </w:rPr>
                <w:delText>m</w:delText>
              </w:r>
              <w:r w:rsidRPr="00BB605F" w:rsidDel="00AA50AA">
                <w:rPr>
                  <w:rFonts w:asciiTheme="minorHAnsi" w:hAnsiTheme="minorHAnsi"/>
                  <w:sz w:val="18"/>
                  <w:szCs w:val="18"/>
                  <w:vertAlign w:val="subscript"/>
                </w:rPr>
                <w:delText>i</w:delText>
              </w:r>
              <w:r w:rsidR="000E1587" w:rsidRPr="00BB605F" w:rsidDel="00AA50AA">
                <w:rPr>
                  <w:rFonts w:asciiTheme="minorHAnsi" w:hAnsiTheme="minorHAnsi"/>
                  <w:sz w:val="18"/>
                  <w:szCs w:val="18"/>
                </w:rPr>
                <w:delText>^(-0.25) for plants</w:delText>
              </w:r>
              <w:r w:rsidR="00EE368F" w:rsidDel="00AA50AA">
                <w:rPr>
                  <w:rFonts w:asciiTheme="minorHAnsi" w:hAnsiTheme="minorHAnsi"/>
                  <w:sz w:val="18"/>
                  <w:szCs w:val="18"/>
                </w:rPr>
                <w:delText>,</w:delText>
              </w:r>
              <w:r w:rsidR="000E1587" w:rsidRPr="00BB605F" w:rsidDel="00AA50AA">
                <w:rPr>
                  <w:rFonts w:asciiTheme="minorHAnsi" w:hAnsiTheme="minorHAnsi"/>
                  <w:sz w:val="18"/>
                  <w:szCs w:val="18"/>
                </w:rPr>
                <w:delText xml:space="preserve"> 0 otherwise</w:delText>
              </w:r>
            </w:del>
          </w:p>
        </w:tc>
      </w:tr>
      <w:tr w:rsidR="00991ED1" w:rsidRPr="0058423E" w:rsidDel="00AA50AA" w14:paraId="5E726B64" w14:textId="665A9CAA" w:rsidTr="00BB605F">
        <w:trPr>
          <w:del w:id="403" w:author="Sonia Kéfi" w:date="2016-05-24T23:17:00Z"/>
        </w:trPr>
        <w:tc>
          <w:tcPr>
            <w:tcW w:w="3020" w:type="dxa"/>
            <w:tcBorders>
              <w:bottom w:val="single" w:sz="4" w:space="0" w:color="auto"/>
            </w:tcBorders>
          </w:tcPr>
          <w:p w14:paraId="608A8AFD" w14:textId="79AAB796" w:rsidR="00991ED1" w:rsidRPr="0058423E" w:rsidDel="00AA50AA" w:rsidRDefault="00991ED1" w:rsidP="00411F2F">
            <w:pPr>
              <w:suppressAutoHyphens w:val="0"/>
              <w:rPr>
                <w:del w:id="404" w:author="Sonia Kéfi" w:date="2016-05-24T23:17:00Z"/>
                <w:rFonts w:asciiTheme="minorHAnsi" w:hAnsiTheme="minorHAnsi"/>
                <w:b/>
                <w:sz w:val="18"/>
                <w:szCs w:val="18"/>
              </w:rPr>
            </w:pPr>
          </w:p>
        </w:tc>
        <w:tc>
          <w:tcPr>
            <w:tcW w:w="3015" w:type="dxa"/>
            <w:tcBorders>
              <w:bottom w:val="single" w:sz="4" w:space="0" w:color="auto"/>
            </w:tcBorders>
          </w:tcPr>
          <w:p w14:paraId="3E02E6E0" w14:textId="2AB10EE9" w:rsidR="00991ED1" w:rsidRPr="0058423E" w:rsidDel="00AA50AA" w:rsidRDefault="002A4497" w:rsidP="00411F2F">
            <w:pPr>
              <w:suppressAutoHyphens w:val="0"/>
              <w:rPr>
                <w:del w:id="405" w:author="Sonia Kéfi" w:date="2016-05-24T23:17:00Z"/>
                <w:rFonts w:asciiTheme="minorHAnsi" w:hAnsiTheme="minorHAnsi"/>
                <w:sz w:val="18"/>
                <w:szCs w:val="18"/>
              </w:rPr>
            </w:pPr>
            <w:del w:id="406" w:author="Sonia Kéfi" w:date="2016-05-24T23:17:00Z">
              <w:r w:rsidDel="00AA50AA">
                <w:rPr>
                  <w:rFonts w:asciiTheme="minorHAnsi" w:hAnsiTheme="minorHAnsi"/>
                  <w:sz w:val="18"/>
                  <w:szCs w:val="18"/>
                </w:rPr>
                <w:delText>c</w:delText>
              </w:r>
              <w:r w:rsidR="00991ED1" w:rsidRPr="0058423E" w:rsidDel="00AA50AA">
                <w:rPr>
                  <w:rFonts w:asciiTheme="minorHAnsi" w:hAnsiTheme="minorHAnsi"/>
                  <w:sz w:val="18"/>
                  <w:szCs w:val="18"/>
                </w:rPr>
                <w:delText xml:space="preserve">arrying capacity of species </w:delText>
              </w:r>
              <w:r w:rsidR="00991ED1" w:rsidRPr="0058423E" w:rsidDel="00AA50AA">
                <w:rPr>
                  <w:rFonts w:asciiTheme="minorHAnsi" w:hAnsiTheme="minorHAnsi"/>
                  <w:i/>
                  <w:sz w:val="18"/>
                  <w:szCs w:val="18"/>
                </w:rPr>
                <w:delText>i</w:delText>
              </w:r>
            </w:del>
          </w:p>
        </w:tc>
        <w:tc>
          <w:tcPr>
            <w:tcW w:w="3027" w:type="dxa"/>
            <w:tcBorders>
              <w:bottom w:val="single" w:sz="4" w:space="0" w:color="auto"/>
            </w:tcBorders>
          </w:tcPr>
          <w:p w14:paraId="4A19E4FC" w14:textId="7E1AD497" w:rsidR="00991ED1" w:rsidRPr="00BB605F" w:rsidDel="00AA50AA" w:rsidRDefault="00991ED1" w:rsidP="00411F2F">
            <w:pPr>
              <w:suppressAutoHyphens w:val="0"/>
              <w:rPr>
                <w:del w:id="407" w:author="Sonia Kéfi" w:date="2016-05-24T23:17:00Z"/>
                <w:rFonts w:asciiTheme="minorHAnsi" w:hAnsiTheme="minorHAnsi"/>
                <w:sz w:val="18"/>
                <w:szCs w:val="18"/>
              </w:rPr>
            </w:pPr>
          </w:p>
        </w:tc>
      </w:tr>
      <w:tr w:rsidR="00BB605F" w:rsidRPr="00BB605F" w:rsidDel="00AA50AA" w14:paraId="1B4F3AF8" w14:textId="1DF35E80" w:rsidTr="00991ED1">
        <w:trPr>
          <w:del w:id="408" w:author="Sonia Kéfi" w:date="2016-05-24T23:17:00Z"/>
        </w:trPr>
        <w:tc>
          <w:tcPr>
            <w:tcW w:w="3020" w:type="dxa"/>
          </w:tcPr>
          <w:p w14:paraId="0BDF0E3F" w14:textId="5141C4C4" w:rsidR="00BB605F" w:rsidRPr="0058423E" w:rsidDel="00AA50AA" w:rsidRDefault="00BB605F" w:rsidP="00411F2F">
            <w:pPr>
              <w:suppressAutoHyphens w:val="0"/>
              <w:rPr>
                <w:del w:id="409" w:author="Sonia Kéfi" w:date="2016-05-24T23:17:00Z"/>
                <w:rFonts w:asciiTheme="minorHAnsi" w:hAnsiTheme="minorHAnsi"/>
                <w:b/>
                <w:sz w:val="18"/>
                <w:szCs w:val="18"/>
              </w:rPr>
            </w:pPr>
          </w:p>
        </w:tc>
        <w:tc>
          <w:tcPr>
            <w:tcW w:w="3015" w:type="dxa"/>
          </w:tcPr>
          <w:p w14:paraId="07322F5A" w14:textId="570C2FD1" w:rsidR="00BB605F" w:rsidRPr="0058423E" w:rsidDel="00AA50AA" w:rsidRDefault="00BB605F" w:rsidP="00411F2F">
            <w:pPr>
              <w:suppressAutoHyphens w:val="0"/>
              <w:rPr>
                <w:del w:id="410" w:author="Sonia Kéfi" w:date="2016-05-24T23:17:00Z"/>
                <w:rFonts w:asciiTheme="minorHAnsi" w:hAnsiTheme="minorHAnsi"/>
                <w:sz w:val="18"/>
                <w:szCs w:val="18"/>
              </w:rPr>
            </w:pPr>
          </w:p>
        </w:tc>
        <w:tc>
          <w:tcPr>
            <w:tcW w:w="3027" w:type="dxa"/>
          </w:tcPr>
          <w:p w14:paraId="2B4F4678" w14:textId="4B087167" w:rsidR="00BB605F" w:rsidRPr="00BB605F" w:rsidDel="00AA50AA" w:rsidRDefault="00BB605F" w:rsidP="00AE10AE">
            <w:pPr>
              <w:suppressAutoHyphens w:val="0"/>
              <w:rPr>
                <w:del w:id="411" w:author="Sonia Kéfi" w:date="2016-05-24T23:17:00Z"/>
                <w:rFonts w:asciiTheme="minorHAnsi" w:hAnsiTheme="minorHAnsi"/>
                <w:sz w:val="18"/>
                <w:szCs w:val="18"/>
              </w:rPr>
            </w:pPr>
          </w:p>
        </w:tc>
      </w:tr>
      <w:tr w:rsidR="003F6E54" w:rsidRPr="0058423E" w:rsidDel="00AA50AA" w14:paraId="5AFE6800" w14:textId="36763068" w:rsidTr="00991ED1">
        <w:trPr>
          <w:del w:id="412" w:author="Sonia Kéfi" w:date="2016-05-24T23:17:00Z"/>
        </w:trPr>
        <w:tc>
          <w:tcPr>
            <w:tcW w:w="3020" w:type="dxa"/>
          </w:tcPr>
          <w:p w14:paraId="668EBEFB" w14:textId="2281F132" w:rsidR="003F6E54" w:rsidRPr="0058423E" w:rsidDel="00AA50AA" w:rsidRDefault="003F6E54" w:rsidP="00411F2F">
            <w:pPr>
              <w:suppressAutoHyphens w:val="0"/>
              <w:rPr>
                <w:del w:id="413" w:author="Sonia Kéfi" w:date="2016-05-24T23:17:00Z"/>
                <w:rFonts w:asciiTheme="minorHAnsi" w:hAnsiTheme="minorHAnsi"/>
                <w:b/>
                <w:sz w:val="18"/>
                <w:szCs w:val="18"/>
              </w:rPr>
            </w:pPr>
          </w:p>
        </w:tc>
        <w:tc>
          <w:tcPr>
            <w:tcW w:w="3015" w:type="dxa"/>
          </w:tcPr>
          <w:p w14:paraId="0D41935B" w14:textId="5A40EC5C" w:rsidR="003F6E54" w:rsidRPr="0058423E" w:rsidDel="00AA50AA" w:rsidRDefault="003F6E54" w:rsidP="00411F2F">
            <w:pPr>
              <w:suppressAutoHyphens w:val="0"/>
              <w:rPr>
                <w:del w:id="414" w:author="Sonia Kéfi" w:date="2016-05-24T23:17:00Z"/>
                <w:rFonts w:asciiTheme="minorHAnsi" w:hAnsiTheme="minorHAnsi"/>
                <w:sz w:val="18"/>
                <w:szCs w:val="18"/>
              </w:rPr>
            </w:pPr>
          </w:p>
        </w:tc>
        <w:tc>
          <w:tcPr>
            <w:tcW w:w="3027" w:type="dxa"/>
          </w:tcPr>
          <w:p w14:paraId="27BEBA50" w14:textId="0B938C33" w:rsidR="004345D6" w:rsidRPr="00BB605F" w:rsidDel="00AA50AA" w:rsidRDefault="004345D6" w:rsidP="00411F2F">
            <w:pPr>
              <w:suppressAutoHyphens w:val="0"/>
              <w:rPr>
                <w:del w:id="415" w:author="Sonia Kéfi" w:date="2016-05-24T23:17:00Z"/>
                <w:rFonts w:asciiTheme="minorHAnsi" w:hAnsiTheme="minorHAnsi"/>
                <w:sz w:val="18"/>
                <w:szCs w:val="18"/>
              </w:rPr>
            </w:pPr>
          </w:p>
        </w:tc>
      </w:tr>
      <w:tr w:rsidR="003F6E54" w:rsidRPr="0058423E" w:rsidDel="00AA50AA" w14:paraId="2F15ABBB" w14:textId="07855D35" w:rsidTr="00991ED1">
        <w:trPr>
          <w:del w:id="416" w:author="Sonia Kéfi" w:date="2016-05-24T23:17:00Z"/>
        </w:trPr>
        <w:tc>
          <w:tcPr>
            <w:tcW w:w="3020" w:type="dxa"/>
          </w:tcPr>
          <w:p w14:paraId="6CE8B924" w14:textId="09A0FDF7" w:rsidR="003F6E54" w:rsidRPr="0058423E" w:rsidDel="00AA50AA" w:rsidRDefault="003F6E54" w:rsidP="00411F2F">
            <w:pPr>
              <w:suppressAutoHyphens w:val="0"/>
              <w:rPr>
                <w:del w:id="417" w:author="Sonia Kéfi" w:date="2016-05-24T23:17:00Z"/>
                <w:rFonts w:asciiTheme="minorHAnsi" w:hAnsiTheme="minorHAnsi"/>
                <w:b/>
                <w:sz w:val="18"/>
                <w:szCs w:val="18"/>
              </w:rPr>
            </w:pPr>
          </w:p>
        </w:tc>
        <w:tc>
          <w:tcPr>
            <w:tcW w:w="3015" w:type="dxa"/>
          </w:tcPr>
          <w:p w14:paraId="37137E8F" w14:textId="0817B825" w:rsidR="00991ED1" w:rsidRPr="0058423E" w:rsidDel="00AA50AA" w:rsidRDefault="00991ED1" w:rsidP="00411F2F">
            <w:pPr>
              <w:suppressAutoHyphens w:val="0"/>
              <w:rPr>
                <w:del w:id="418" w:author="Sonia Kéfi" w:date="2016-05-24T23:17:00Z"/>
                <w:rFonts w:asciiTheme="minorHAnsi" w:hAnsiTheme="minorHAnsi"/>
                <w:sz w:val="18"/>
                <w:szCs w:val="18"/>
              </w:rPr>
            </w:pPr>
          </w:p>
        </w:tc>
        <w:tc>
          <w:tcPr>
            <w:tcW w:w="3027" w:type="dxa"/>
          </w:tcPr>
          <w:p w14:paraId="01EAFDC2" w14:textId="33D82EBA" w:rsidR="003F6E54" w:rsidRPr="00BB605F" w:rsidDel="00AA50AA" w:rsidRDefault="003F6E54" w:rsidP="00411F2F">
            <w:pPr>
              <w:suppressAutoHyphens w:val="0"/>
              <w:rPr>
                <w:del w:id="419" w:author="Sonia Kéfi" w:date="2016-05-24T23:17:00Z"/>
                <w:rFonts w:asciiTheme="minorHAnsi" w:hAnsiTheme="minorHAnsi"/>
                <w:sz w:val="18"/>
                <w:szCs w:val="18"/>
              </w:rPr>
            </w:pPr>
          </w:p>
        </w:tc>
      </w:tr>
      <w:tr w:rsidR="003F6E54" w:rsidRPr="0058423E" w:rsidDel="00AA50AA" w14:paraId="245BFF57" w14:textId="7329909A" w:rsidTr="00991ED1">
        <w:trPr>
          <w:del w:id="420" w:author="Sonia Kéfi" w:date="2016-05-24T23:17:00Z"/>
        </w:trPr>
        <w:tc>
          <w:tcPr>
            <w:tcW w:w="3020" w:type="dxa"/>
          </w:tcPr>
          <w:p w14:paraId="6D69FDE0" w14:textId="230B13C2" w:rsidR="003F6E54" w:rsidRPr="0058423E" w:rsidDel="00AA50AA" w:rsidRDefault="003F6E54" w:rsidP="00411F2F">
            <w:pPr>
              <w:suppressAutoHyphens w:val="0"/>
              <w:rPr>
                <w:del w:id="421" w:author="Sonia Kéfi" w:date="2016-05-24T23:17:00Z"/>
                <w:rFonts w:asciiTheme="minorHAnsi" w:hAnsiTheme="minorHAnsi"/>
                <w:b/>
                <w:sz w:val="18"/>
                <w:szCs w:val="18"/>
              </w:rPr>
            </w:pPr>
          </w:p>
        </w:tc>
        <w:tc>
          <w:tcPr>
            <w:tcW w:w="3015" w:type="dxa"/>
          </w:tcPr>
          <w:p w14:paraId="163D5C29" w14:textId="2098CF5B" w:rsidR="003F6E54" w:rsidRPr="0058423E" w:rsidDel="00AA50AA" w:rsidRDefault="003F6E54" w:rsidP="00411F2F">
            <w:pPr>
              <w:suppressAutoHyphens w:val="0"/>
              <w:rPr>
                <w:del w:id="422" w:author="Sonia Kéfi" w:date="2016-05-24T23:17:00Z"/>
                <w:rFonts w:asciiTheme="minorHAnsi" w:hAnsiTheme="minorHAnsi"/>
                <w:sz w:val="18"/>
                <w:szCs w:val="18"/>
              </w:rPr>
            </w:pPr>
          </w:p>
        </w:tc>
        <w:tc>
          <w:tcPr>
            <w:tcW w:w="3027" w:type="dxa"/>
          </w:tcPr>
          <w:p w14:paraId="4B054605" w14:textId="09433A8B" w:rsidR="00EE368F" w:rsidRPr="00BB605F" w:rsidDel="00AA50AA" w:rsidRDefault="00EE368F" w:rsidP="000458D9">
            <w:pPr>
              <w:suppressAutoHyphens w:val="0"/>
              <w:rPr>
                <w:del w:id="423" w:author="Sonia Kéfi" w:date="2016-05-24T23:17:00Z"/>
                <w:rFonts w:asciiTheme="minorHAnsi" w:hAnsiTheme="minorHAnsi"/>
                <w:sz w:val="18"/>
                <w:szCs w:val="18"/>
              </w:rPr>
            </w:pPr>
          </w:p>
        </w:tc>
      </w:tr>
      <w:tr w:rsidR="003F6E54" w:rsidRPr="0058423E" w:rsidDel="00AA50AA" w14:paraId="7FD384A2" w14:textId="65E1B203" w:rsidTr="00991ED1">
        <w:trPr>
          <w:del w:id="424" w:author="Sonia Kéfi" w:date="2016-05-24T23:17:00Z"/>
        </w:trPr>
        <w:tc>
          <w:tcPr>
            <w:tcW w:w="3020" w:type="dxa"/>
          </w:tcPr>
          <w:p w14:paraId="785F780E" w14:textId="0E427BFE" w:rsidR="000458D9" w:rsidRPr="00EE368F" w:rsidDel="00AA50AA" w:rsidRDefault="000458D9" w:rsidP="00411F2F">
            <w:pPr>
              <w:suppressAutoHyphens w:val="0"/>
              <w:rPr>
                <w:del w:id="425" w:author="Sonia Kéfi" w:date="2016-05-24T23:17:00Z"/>
                <w:rFonts w:asciiTheme="minorHAnsi" w:hAnsiTheme="minorHAnsi"/>
                <w:b/>
                <w:strike/>
                <w:sz w:val="18"/>
                <w:szCs w:val="18"/>
              </w:rPr>
            </w:pPr>
          </w:p>
        </w:tc>
        <w:tc>
          <w:tcPr>
            <w:tcW w:w="3015" w:type="dxa"/>
          </w:tcPr>
          <w:p w14:paraId="018DADEC" w14:textId="118E016D" w:rsidR="003F6E54" w:rsidRPr="0058423E" w:rsidDel="00AA50AA" w:rsidRDefault="003F6E54" w:rsidP="00411F2F">
            <w:pPr>
              <w:suppressAutoHyphens w:val="0"/>
              <w:rPr>
                <w:del w:id="426" w:author="Sonia Kéfi" w:date="2016-05-24T23:17:00Z"/>
                <w:rFonts w:asciiTheme="minorHAnsi" w:hAnsiTheme="minorHAnsi"/>
                <w:sz w:val="18"/>
                <w:szCs w:val="18"/>
              </w:rPr>
            </w:pPr>
          </w:p>
        </w:tc>
        <w:tc>
          <w:tcPr>
            <w:tcW w:w="3027" w:type="dxa"/>
          </w:tcPr>
          <w:p w14:paraId="3355DB86" w14:textId="4CD015D0" w:rsidR="000458D9" w:rsidRPr="00EE368F" w:rsidDel="00AA50AA" w:rsidRDefault="000458D9" w:rsidP="00411F2F">
            <w:pPr>
              <w:suppressAutoHyphens w:val="0"/>
              <w:rPr>
                <w:del w:id="427" w:author="Sonia Kéfi" w:date="2016-05-24T23:17:00Z"/>
                <w:rFonts w:asciiTheme="minorHAnsi" w:hAnsiTheme="minorHAnsi"/>
                <w:sz w:val="18"/>
                <w:szCs w:val="18"/>
              </w:rPr>
            </w:pPr>
          </w:p>
        </w:tc>
      </w:tr>
      <w:tr w:rsidR="003F6E54" w:rsidRPr="0058423E" w:rsidDel="00AA50AA" w14:paraId="2457AE95" w14:textId="00DBA1BD" w:rsidTr="00991ED1">
        <w:trPr>
          <w:del w:id="428" w:author="Sonia Kéfi" w:date="2016-05-24T23:17:00Z"/>
        </w:trPr>
        <w:tc>
          <w:tcPr>
            <w:tcW w:w="3020" w:type="dxa"/>
          </w:tcPr>
          <w:p w14:paraId="70944833" w14:textId="5A555BCC" w:rsidR="003F6E54" w:rsidRPr="0058423E" w:rsidDel="00AA50AA" w:rsidRDefault="003F6E54" w:rsidP="00411F2F">
            <w:pPr>
              <w:suppressAutoHyphens w:val="0"/>
              <w:rPr>
                <w:del w:id="429" w:author="Sonia Kéfi" w:date="2016-05-24T23:17:00Z"/>
                <w:rFonts w:asciiTheme="minorHAnsi" w:hAnsiTheme="minorHAnsi"/>
                <w:b/>
                <w:sz w:val="18"/>
                <w:szCs w:val="18"/>
              </w:rPr>
            </w:pPr>
          </w:p>
        </w:tc>
        <w:tc>
          <w:tcPr>
            <w:tcW w:w="3015" w:type="dxa"/>
          </w:tcPr>
          <w:p w14:paraId="03A2D32D" w14:textId="4342FFFB" w:rsidR="003F6E54" w:rsidRPr="0058423E" w:rsidDel="00AA50AA" w:rsidRDefault="003F6E54" w:rsidP="00411F2F">
            <w:pPr>
              <w:suppressAutoHyphens w:val="0"/>
              <w:rPr>
                <w:del w:id="430" w:author="Sonia Kéfi" w:date="2016-05-24T23:17:00Z"/>
                <w:rFonts w:asciiTheme="minorHAnsi" w:hAnsiTheme="minorHAnsi"/>
                <w:sz w:val="18"/>
                <w:szCs w:val="18"/>
              </w:rPr>
            </w:pPr>
          </w:p>
        </w:tc>
        <w:tc>
          <w:tcPr>
            <w:tcW w:w="3027" w:type="dxa"/>
          </w:tcPr>
          <w:p w14:paraId="53FCCD2A" w14:textId="786975DD" w:rsidR="000E1587" w:rsidRPr="00BB605F" w:rsidDel="00AA50AA" w:rsidRDefault="000E1587" w:rsidP="00411F2F">
            <w:pPr>
              <w:suppressAutoHyphens w:val="0"/>
              <w:rPr>
                <w:del w:id="431" w:author="Sonia Kéfi" w:date="2016-05-24T23:17:00Z"/>
                <w:rFonts w:asciiTheme="minorHAnsi" w:hAnsiTheme="minorHAnsi"/>
                <w:sz w:val="18"/>
                <w:szCs w:val="18"/>
              </w:rPr>
            </w:pPr>
          </w:p>
        </w:tc>
      </w:tr>
      <w:tr w:rsidR="003F6E54" w:rsidRPr="0058423E" w:rsidDel="00AA50AA" w14:paraId="66518549" w14:textId="2F626FBC" w:rsidTr="00991ED1">
        <w:trPr>
          <w:del w:id="432" w:author="Sonia Kéfi" w:date="2016-05-24T23:17:00Z"/>
        </w:trPr>
        <w:tc>
          <w:tcPr>
            <w:tcW w:w="3020" w:type="dxa"/>
          </w:tcPr>
          <w:p w14:paraId="52D15A4D" w14:textId="028A579D" w:rsidR="003F6E54" w:rsidRPr="0058423E" w:rsidDel="00AA50AA" w:rsidRDefault="003F6E54" w:rsidP="00411F2F">
            <w:pPr>
              <w:suppressAutoHyphens w:val="0"/>
              <w:rPr>
                <w:del w:id="433" w:author="Sonia Kéfi" w:date="2016-05-24T23:17:00Z"/>
                <w:rFonts w:asciiTheme="minorHAnsi" w:hAnsiTheme="minorHAnsi"/>
                <w:b/>
                <w:sz w:val="18"/>
                <w:szCs w:val="18"/>
              </w:rPr>
            </w:pPr>
          </w:p>
        </w:tc>
        <w:tc>
          <w:tcPr>
            <w:tcW w:w="3015" w:type="dxa"/>
          </w:tcPr>
          <w:p w14:paraId="44822373" w14:textId="62CB6A2E" w:rsidR="003F6E54" w:rsidRPr="0058423E" w:rsidDel="00AA50AA" w:rsidRDefault="003F6E54" w:rsidP="00411F2F">
            <w:pPr>
              <w:suppressAutoHyphens w:val="0"/>
              <w:rPr>
                <w:del w:id="434" w:author="Sonia Kéfi" w:date="2016-05-24T23:17:00Z"/>
                <w:rFonts w:asciiTheme="minorHAnsi" w:hAnsiTheme="minorHAnsi"/>
                <w:sz w:val="18"/>
                <w:szCs w:val="18"/>
              </w:rPr>
            </w:pPr>
          </w:p>
        </w:tc>
        <w:tc>
          <w:tcPr>
            <w:tcW w:w="3027" w:type="dxa"/>
          </w:tcPr>
          <w:p w14:paraId="4F96C6B2" w14:textId="35203372" w:rsidR="003F6E54" w:rsidRPr="00BB605F" w:rsidDel="00AA50AA" w:rsidRDefault="003F6E54" w:rsidP="00411F2F">
            <w:pPr>
              <w:suppressAutoHyphens w:val="0"/>
              <w:rPr>
                <w:del w:id="435" w:author="Sonia Kéfi" w:date="2016-05-24T23:17:00Z"/>
                <w:rFonts w:asciiTheme="minorHAnsi" w:hAnsiTheme="minorHAnsi"/>
                <w:sz w:val="18"/>
                <w:szCs w:val="18"/>
              </w:rPr>
            </w:pPr>
          </w:p>
        </w:tc>
      </w:tr>
      <w:tr w:rsidR="00CE7E1B" w:rsidRPr="0058423E" w:rsidDel="00AA50AA" w14:paraId="3CA413C7" w14:textId="338998CF" w:rsidTr="000A6482">
        <w:trPr>
          <w:del w:id="436" w:author="Sonia Kéfi" w:date="2016-05-24T23:17:00Z"/>
        </w:trPr>
        <w:tc>
          <w:tcPr>
            <w:tcW w:w="3020" w:type="dxa"/>
            <w:shd w:val="clear" w:color="auto" w:fill="auto"/>
          </w:tcPr>
          <w:p w14:paraId="03C3AB0A" w14:textId="4102666C" w:rsidR="00CE7E1B" w:rsidRPr="0058423E" w:rsidDel="00AA50AA" w:rsidRDefault="00CE7E1B" w:rsidP="00411F2F">
            <w:pPr>
              <w:suppressAutoHyphens w:val="0"/>
              <w:rPr>
                <w:del w:id="437" w:author="Sonia Kéfi" w:date="2016-05-24T23:17:00Z"/>
                <w:rFonts w:asciiTheme="minorHAnsi" w:hAnsiTheme="minorHAnsi"/>
                <w:b/>
                <w:sz w:val="18"/>
                <w:szCs w:val="18"/>
              </w:rPr>
            </w:pPr>
            <w:del w:id="438" w:author="Sonia Kéfi" w:date="2016-05-24T23:17:00Z">
              <w:r w:rsidDel="00AA50AA">
                <w:rPr>
                  <w:rFonts w:asciiTheme="minorHAnsi" w:hAnsiTheme="minorHAnsi"/>
                  <w:b/>
                  <w:sz w:val="18"/>
                  <w:szCs w:val="18"/>
                </w:rPr>
                <w:delText>INTPOS</w:delText>
              </w:r>
            </w:del>
          </w:p>
        </w:tc>
        <w:tc>
          <w:tcPr>
            <w:tcW w:w="3015" w:type="dxa"/>
            <w:shd w:val="clear" w:color="auto" w:fill="auto"/>
          </w:tcPr>
          <w:p w14:paraId="04854EBE" w14:textId="33EFDA2B" w:rsidR="00CE7E1B" w:rsidRPr="0058423E" w:rsidDel="00AA50AA" w:rsidRDefault="000A6482" w:rsidP="00411F2F">
            <w:pPr>
              <w:suppressAutoHyphens w:val="0"/>
              <w:rPr>
                <w:del w:id="439" w:author="Sonia Kéfi" w:date="2016-05-24T23:17:00Z"/>
                <w:rFonts w:asciiTheme="minorHAnsi" w:hAnsiTheme="minorHAnsi"/>
                <w:sz w:val="18"/>
                <w:szCs w:val="18"/>
              </w:rPr>
            </w:pPr>
            <w:del w:id="440" w:author="Sonia Kéfi" w:date="2016-05-24T23:17:00Z">
              <w:r w:rsidDel="00AA50AA">
                <w:rPr>
                  <w:rFonts w:asciiTheme="minorHAnsi" w:hAnsiTheme="minorHAnsi"/>
                  <w:sz w:val="18"/>
                  <w:szCs w:val="18"/>
                </w:rPr>
                <w:delText>i</w:delText>
              </w:r>
              <w:r w:rsidR="00CE7E1B" w:rsidDel="00AA50AA">
                <w:rPr>
                  <w:rFonts w:asciiTheme="minorHAnsi" w:hAnsiTheme="minorHAnsi"/>
                  <w:sz w:val="18"/>
                  <w:szCs w:val="18"/>
                </w:rPr>
                <w:delText xml:space="preserve">ntensity </w:delText>
              </w:r>
              <w:r w:rsidDel="00AA50AA">
                <w:rPr>
                  <w:rFonts w:asciiTheme="minorHAnsi" w:hAnsiTheme="minorHAnsi"/>
                  <w:sz w:val="18"/>
                  <w:szCs w:val="18"/>
                </w:rPr>
                <w:delText>of positiv</w:delText>
              </w:r>
              <w:r w:rsidR="00CE7E1B" w:rsidDel="00AA50AA">
                <w:rPr>
                  <w:rFonts w:asciiTheme="minorHAnsi" w:hAnsiTheme="minorHAnsi"/>
                  <w:sz w:val="18"/>
                  <w:szCs w:val="18"/>
                </w:rPr>
                <w:delText>e non-trophic interactions</w:delText>
              </w:r>
            </w:del>
          </w:p>
        </w:tc>
        <w:tc>
          <w:tcPr>
            <w:tcW w:w="3027" w:type="dxa"/>
            <w:shd w:val="clear" w:color="auto" w:fill="auto"/>
          </w:tcPr>
          <w:p w14:paraId="092A73AB" w14:textId="4C6AAD5D" w:rsidR="00CE7E1B" w:rsidDel="00AA50AA" w:rsidRDefault="000A6482" w:rsidP="00411F2F">
            <w:pPr>
              <w:suppressAutoHyphens w:val="0"/>
              <w:rPr>
                <w:del w:id="441" w:author="Sonia Kéfi" w:date="2016-05-24T23:17:00Z"/>
                <w:rFonts w:asciiTheme="minorHAnsi" w:hAnsiTheme="minorHAnsi"/>
                <w:sz w:val="18"/>
                <w:szCs w:val="18"/>
              </w:rPr>
            </w:pPr>
            <w:del w:id="442" w:author="Sonia Kéfi" w:date="2016-05-24T23:17:00Z">
              <w:r w:rsidDel="00AA50AA">
                <w:rPr>
                  <w:rFonts w:asciiTheme="minorHAnsi" w:hAnsiTheme="minorHAnsi"/>
                  <w:sz w:val="18"/>
                  <w:szCs w:val="18"/>
                </w:rPr>
                <w:delText>1 in Fig. 3, varies between 0 and 1 in Fig. S8</w:delText>
              </w:r>
            </w:del>
          </w:p>
        </w:tc>
      </w:tr>
      <w:tr w:rsidR="00CE7E1B" w:rsidRPr="0058423E" w:rsidDel="00AA50AA" w14:paraId="6D8EDA8A" w14:textId="71884B0D" w:rsidTr="000A6482">
        <w:trPr>
          <w:del w:id="443" w:author="Sonia Kéfi" w:date="2016-05-24T23:17:00Z"/>
        </w:trPr>
        <w:tc>
          <w:tcPr>
            <w:tcW w:w="3020" w:type="dxa"/>
            <w:shd w:val="clear" w:color="auto" w:fill="auto"/>
          </w:tcPr>
          <w:p w14:paraId="1F66AC99" w14:textId="714D2CD2" w:rsidR="00CE7E1B" w:rsidRPr="0058423E" w:rsidDel="00AA50AA" w:rsidRDefault="00CE7E1B" w:rsidP="00411F2F">
            <w:pPr>
              <w:suppressAutoHyphens w:val="0"/>
              <w:rPr>
                <w:del w:id="444" w:author="Sonia Kéfi" w:date="2016-05-24T23:17:00Z"/>
                <w:rFonts w:asciiTheme="minorHAnsi" w:hAnsiTheme="minorHAnsi"/>
                <w:b/>
                <w:sz w:val="18"/>
                <w:szCs w:val="18"/>
              </w:rPr>
            </w:pPr>
            <w:del w:id="445" w:author="Sonia Kéfi" w:date="2016-05-24T23:17:00Z">
              <w:r w:rsidDel="00AA50AA">
                <w:rPr>
                  <w:rFonts w:asciiTheme="minorHAnsi" w:hAnsiTheme="minorHAnsi"/>
                  <w:b/>
                  <w:sz w:val="18"/>
                  <w:szCs w:val="18"/>
                </w:rPr>
                <w:delText>INTNEG</w:delText>
              </w:r>
            </w:del>
          </w:p>
        </w:tc>
        <w:tc>
          <w:tcPr>
            <w:tcW w:w="3015" w:type="dxa"/>
            <w:shd w:val="clear" w:color="auto" w:fill="auto"/>
          </w:tcPr>
          <w:p w14:paraId="40F81D22" w14:textId="43A3A642" w:rsidR="00CE7E1B" w:rsidRPr="0058423E" w:rsidDel="00AA50AA" w:rsidRDefault="000A6482" w:rsidP="00411F2F">
            <w:pPr>
              <w:suppressAutoHyphens w:val="0"/>
              <w:rPr>
                <w:del w:id="446" w:author="Sonia Kéfi" w:date="2016-05-24T23:17:00Z"/>
                <w:rFonts w:asciiTheme="minorHAnsi" w:hAnsiTheme="minorHAnsi"/>
                <w:sz w:val="18"/>
                <w:szCs w:val="18"/>
              </w:rPr>
            </w:pPr>
            <w:del w:id="447" w:author="Sonia Kéfi" w:date="2016-05-24T23:17:00Z">
              <w:r w:rsidDel="00AA50AA">
                <w:rPr>
                  <w:rFonts w:asciiTheme="minorHAnsi" w:hAnsiTheme="minorHAnsi"/>
                  <w:sz w:val="18"/>
                  <w:szCs w:val="18"/>
                </w:rPr>
                <w:delText>i</w:delText>
              </w:r>
              <w:r w:rsidR="00CE7E1B" w:rsidDel="00AA50AA">
                <w:rPr>
                  <w:rFonts w:asciiTheme="minorHAnsi" w:hAnsiTheme="minorHAnsi"/>
                  <w:sz w:val="18"/>
                  <w:szCs w:val="18"/>
                </w:rPr>
                <w:delText>ntensity of negative non-trophic interactions</w:delText>
              </w:r>
            </w:del>
          </w:p>
        </w:tc>
        <w:tc>
          <w:tcPr>
            <w:tcW w:w="3027" w:type="dxa"/>
            <w:shd w:val="clear" w:color="auto" w:fill="auto"/>
          </w:tcPr>
          <w:p w14:paraId="098279FF" w14:textId="17B0B7CF" w:rsidR="00CE7E1B" w:rsidDel="00AA50AA" w:rsidRDefault="00CE7E1B" w:rsidP="00411F2F">
            <w:pPr>
              <w:suppressAutoHyphens w:val="0"/>
              <w:rPr>
                <w:del w:id="448" w:author="Sonia Kéfi" w:date="2016-05-24T23:17:00Z"/>
                <w:rFonts w:asciiTheme="minorHAnsi" w:hAnsiTheme="minorHAnsi"/>
                <w:sz w:val="18"/>
                <w:szCs w:val="18"/>
              </w:rPr>
            </w:pPr>
            <w:del w:id="449" w:author="Sonia Kéfi" w:date="2016-05-24T23:17:00Z">
              <w:r w:rsidDel="00AA50AA">
                <w:rPr>
                  <w:rFonts w:asciiTheme="minorHAnsi" w:hAnsiTheme="minorHAnsi"/>
                  <w:sz w:val="18"/>
                  <w:szCs w:val="18"/>
                </w:rPr>
                <w:delText>0.2 in Fig. 3, varies between 0 and 1 in Fig. S8</w:delText>
              </w:r>
            </w:del>
          </w:p>
        </w:tc>
      </w:tr>
      <w:tr w:rsidR="00CE7E1B" w:rsidRPr="0058423E" w:rsidDel="00AA50AA" w14:paraId="127A97CE" w14:textId="52D0064B" w:rsidTr="000A6482">
        <w:trPr>
          <w:del w:id="450" w:author="Sonia Kéfi" w:date="2016-05-24T23:17:00Z"/>
        </w:trPr>
        <w:tc>
          <w:tcPr>
            <w:tcW w:w="3020" w:type="dxa"/>
            <w:shd w:val="clear" w:color="auto" w:fill="auto"/>
          </w:tcPr>
          <w:p w14:paraId="31ED5FDF" w14:textId="2ED3E4FC" w:rsidR="00CE7E1B" w:rsidRPr="0058423E" w:rsidDel="00AA50AA" w:rsidRDefault="00CE7E1B" w:rsidP="00411F2F">
            <w:pPr>
              <w:tabs>
                <w:tab w:val="left" w:pos="2030"/>
              </w:tabs>
              <w:suppressAutoHyphens w:val="0"/>
              <w:jc w:val="both"/>
              <w:rPr>
                <w:del w:id="451" w:author="Sonia Kéfi" w:date="2016-05-24T23:17:00Z"/>
                <w:rFonts w:asciiTheme="minorHAnsi" w:hAnsiTheme="minorHAnsi"/>
                <w:b/>
                <w:sz w:val="18"/>
                <w:szCs w:val="18"/>
              </w:rPr>
            </w:pPr>
            <w:del w:id="452" w:author="Sonia Kéfi" w:date="2016-05-24T23:17:00Z">
              <w:r w:rsidRPr="0058423E" w:rsidDel="00AA50AA">
                <w:rPr>
                  <w:rFonts w:asciiTheme="minorHAnsi" w:hAnsiTheme="minorHAnsi"/>
                  <w:b/>
                  <w:sz w:val="18"/>
                  <w:szCs w:val="18"/>
                </w:rPr>
                <w:delText>c</w:delText>
              </w:r>
              <w:r w:rsidRPr="0058423E" w:rsidDel="00AA50AA">
                <w:rPr>
                  <w:rFonts w:asciiTheme="minorHAnsi" w:hAnsiTheme="minorHAnsi"/>
                  <w:b/>
                  <w:sz w:val="18"/>
                  <w:szCs w:val="18"/>
                  <w:vertAlign w:val="subscript"/>
                </w:rPr>
                <w:delText>ij</w:delText>
              </w:r>
            </w:del>
          </w:p>
        </w:tc>
        <w:tc>
          <w:tcPr>
            <w:tcW w:w="3015" w:type="dxa"/>
            <w:shd w:val="clear" w:color="auto" w:fill="auto"/>
          </w:tcPr>
          <w:p w14:paraId="7A83B2DE" w14:textId="51D3CD75" w:rsidR="00CE7E1B" w:rsidRPr="0058423E" w:rsidDel="00AA50AA" w:rsidRDefault="00CE7E1B" w:rsidP="00411F2F">
            <w:pPr>
              <w:suppressAutoHyphens w:val="0"/>
              <w:rPr>
                <w:del w:id="453" w:author="Sonia Kéfi" w:date="2016-05-24T23:17:00Z"/>
                <w:rFonts w:asciiTheme="minorHAnsi" w:hAnsiTheme="minorHAnsi"/>
                <w:sz w:val="18"/>
                <w:szCs w:val="18"/>
              </w:rPr>
            </w:pPr>
            <w:del w:id="454" w:author="Sonia Kéfi" w:date="2016-05-24T23:17:00Z">
              <w:r w:rsidRPr="0058423E" w:rsidDel="00AA50AA">
                <w:rPr>
                  <w:rFonts w:asciiTheme="minorHAnsi" w:hAnsiTheme="minorHAnsi"/>
                  <w:sz w:val="18"/>
                  <w:szCs w:val="18"/>
                </w:rPr>
                <w:delText xml:space="preserve">intensity of competition from </w:delText>
              </w:r>
              <w:r w:rsidRPr="0058423E" w:rsidDel="00AA50AA">
                <w:rPr>
                  <w:rFonts w:asciiTheme="minorHAnsi" w:hAnsiTheme="minorHAnsi"/>
                  <w:i/>
                  <w:sz w:val="18"/>
                  <w:szCs w:val="18"/>
                </w:rPr>
                <w:delText>i</w:delText>
              </w:r>
              <w:r w:rsidRPr="0058423E" w:rsidDel="00AA50AA">
                <w:rPr>
                  <w:rFonts w:asciiTheme="minorHAnsi" w:hAnsiTheme="minorHAnsi"/>
                  <w:sz w:val="18"/>
                  <w:szCs w:val="18"/>
                </w:rPr>
                <w:delText xml:space="preserve"> to </w:delText>
              </w:r>
              <w:r w:rsidRPr="0058423E" w:rsidDel="00AA50AA">
                <w:rPr>
                  <w:rFonts w:asciiTheme="minorHAnsi" w:hAnsiTheme="minorHAnsi"/>
                  <w:i/>
                  <w:sz w:val="18"/>
                  <w:szCs w:val="18"/>
                </w:rPr>
                <w:delText>j</w:delText>
              </w:r>
            </w:del>
          </w:p>
        </w:tc>
        <w:tc>
          <w:tcPr>
            <w:tcW w:w="3027" w:type="dxa"/>
            <w:shd w:val="clear" w:color="auto" w:fill="auto"/>
          </w:tcPr>
          <w:p w14:paraId="2971EC15" w14:textId="0793F94F" w:rsidR="00CE7E1B" w:rsidDel="00AA50AA" w:rsidRDefault="00CE7E1B" w:rsidP="00411F2F">
            <w:pPr>
              <w:suppressAutoHyphens w:val="0"/>
              <w:rPr>
                <w:del w:id="455" w:author="Sonia Kéfi" w:date="2016-05-24T23:17:00Z"/>
                <w:rFonts w:asciiTheme="minorHAnsi" w:hAnsiTheme="minorHAnsi"/>
                <w:sz w:val="18"/>
                <w:szCs w:val="18"/>
              </w:rPr>
            </w:pPr>
            <w:del w:id="456" w:author="Sonia Kéfi" w:date="2016-05-24T23:17:00Z">
              <w:r w:rsidDel="00AA50AA">
                <w:rPr>
                  <w:rFonts w:asciiTheme="minorHAnsi" w:hAnsiTheme="minorHAnsi"/>
                  <w:sz w:val="18"/>
                  <w:szCs w:val="18"/>
                </w:rPr>
                <w:delText>INTNEG</w:delText>
              </w:r>
            </w:del>
          </w:p>
        </w:tc>
      </w:tr>
      <w:tr w:rsidR="00CE7E1B" w:rsidRPr="0058423E" w:rsidDel="00AA50AA" w14:paraId="76004477" w14:textId="1BD5C123" w:rsidTr="00991ED1">
        <w:trPr>
          <w:del w:id="457" w:author="Sonia Kéfi" w:date="2016-05-24T23:17:00Z"/>
        </w:trPr>
        <w:tc>
          <w:tcPr>
            <w:tcW w:w="3020" w:type="dxa"/>
          </w:tcPr>
          <w:p w14:paraId="327C178D" w14:textId="1B0122BF" w:rsidR="00CE7E1B" w:rsidRPr="0058423E" w:rsidDel="00AA50AA" w:rsidRDefault="00CE7E1B" w:rsidP="00411F2F">
            <w:pPr>
              <w:tabs>
                <w:tab w:val="left" w:pos="2030"/>
              </w:tabs>
              <w:suppressAutoHyphens w:val="0"/>
              <w:jc w:val="both"/>
              <w:rPr>
                <w:del w:id="458" w:author="Sonia Kéfi" w:date="2016-05-24T23:17:00Z"/>
                <w:rFonts w:asciiTheme="minorHAnsi" w:hAnsiTheme="minorHAnsi"/>
                <w:b/>
                <w:sz w:val="18"/>
                <w:szCs w:val="18"/>
              </w:rPr>
            </w:pPr>
            <w:del w:id="459" w:author="Sonia Kéfi" w:date="2016-05-24T23:17:00Z">
              <w:r w:rsidRPr="0058423E" w:rsidDel="00AA50AA">
                <w:rPr>
                  <w:rFonts w:asciiTheme="minorHAnsi" w:hAnsiTheme="minorHAnsi"/>
                  <w:b/>
                  <w:sz w:val="18"/>
                  <w:szCs w:val="18"/>
                </w:rPr>
                <w:delText>d</w:delText>
              </w:r>
              <w:r w:rsidRPr="0058423E" w:rsidDel="00AA50AA">
                <w:rPr>
                  <w:rFonts w:asciiTheme="minorHAnsi" w:hAnsiTheme="minorHAnsi"/>
                  <w:b/>
                  <w:sz w:val="18"/>
                  <w:szCs w:val="18"/>
                  <w:vertAlign w:val="subscript"/>
                </w:rPr>
                <w:delText>ij</w:delText>
              </w:r>
            </w:del>
          </w:p>
        </w:tc>
        <w:tc>
          <w:tcPr>
            <w:tcW w:w="3015" w:type="dxa"/>
          </w:tcPr>
          <w:p w14:paraId="5DA03B50" w14:textId="36469586" w:rsidR="00CE7E1B" w:rsidRPr="0058423E" w:rsidDel="00AA50AA" w:rsidRDefault="00CE7E1B" w:rsidP="00411F2F">
            <w:pPr>
              <w:suppressAutoHyphens w:val="0"/>
              <w:rPr>
                <w:del w:id="460" w:author="Sonia Kéfi" w:date="2016-05-24T23:17:00Z"/>
                <w:rFonts w:asciiTheme="minorHAnsi" w:hAnsiTheme="minorHAnsi"/>
                <w:sz w:val="18"/>
                <w:szCs w:val="18"/>
              </w:rPr>
            </w:pPr>
            <w:del w:id="461" w:author="Sonia Kéfi" w:date="2016-05-24T23:17:00Z">
              <w:r w:rsidRPr="0058423E" w:rsidDel="00AA50AA">
                <w:rPr>
                  <w:rFonts w:asciiTheme="minorHAnsi" w:hAnsiTheme="minorHAnsi"/>
                  <w:sz w:val="18"/>
                  <w:szCs w:val="18"/>
                </w:rPr>
                <w:delText xml:space="preserve">interference from predator </w:delText>
              </w:r>
              <w:r w:rsidRPr="0058423E" w:rsidDel="00AA50AA">
                <w:rPr>
                  <w:rFonts w:asciiTheme="minorHAnsi" w:hAnsiTheme="minorHAnsi"/>
                  <w:i/>
                  <w:sz w:val="18"/>
                  <w:szCs w:val="18"/>
                </w:rPr>
                <w:delText>i</w:delText>
              </w:r>
              <w:r w:rsidRPr="0058423E" w:rsidDel="00AA50AA">
                <w:rPr>
                  <w:rFonts w:asciiTheme="minorHAnsi" w:hAnsiTheme="minorHAnsi"/>
                  <w:sz w:val="18"/>
                  <w:szCs w:val="18"/>
                </w:rPr>
                <w:delText xml:space="preserve"> on predator </w:delText>
              </w:r>
              <w:r w:rsidRPr="0058423E" w:rsidDel="00AA50AA">
                <w:rPr>
                  <w:rFonts w:asciiTheme="minorHAnsi" w:hAnsiTheme="minorHAnsi"/>
                  <w:i/>
                  <w:sz w:val="18"/>
                  <w:szCs w:val="18"/>
                </w:rPr>
                <w:delText>j</w:delText>
              </w:r>
            </w:del>
          </w:p>
        </w:tc>
        <w:tc>
          <w:tcPr>
            <w:tcW w:w="3027" w:type="dxa"/>
          </w:tcPr>
          <w:p w14:paraId="671043A7" w14:textId="3B648F2F" w:rsidR="00CE7E1B" w:rsidRPr="00BB605F" w:rsidDel="00AA50AA" w:rsidRDefault="00CE7E1B" w:rsidP="00411F2F">
            <w:pPr>
              <w:suppressAutoHyphens w:val="0"/>
              <w:rPr>
                <w:del w:id="462" w:author="Sonia Kéfi" w:date="2016-05-24T23:17:00Z"/>
                <w:rFonts w:asciiTheme="minorHAnsi" w:hAnsiTheme="minorHAnsi"/>
                <w:sz w:val="18"/>
                <w:szCs w:val="18"/>
              </w:rPr>
            </w:pPr>
            <w:del w:id="463" w:author="Sonia Kéfi" w:date="2016-05-24T23:17:00Z">
              <w:r w:rsidDel="00AA50AA">
                <w:rPr>
                  <w:rFonts w:asciiTheme="minorHAnsi" w:hAnsiTheme="minorHAnsi"/>
                  <w:sz w:val="18"/>
                  <w:szCs w:val="18"/>
                </w:rPr>
                <w:delText>INTNEG</w:delText>
              </w:r>
            </w:del>
          </w:p>
        </w:tc>
      </w:tr>
      <w:tr w:rsidR="00CE7E1B" w:rsidRPr="0058423E" w:rsidDel="00AA50AA" w14:paraId="3F93C277" w14:textId="6E35540C" w:rsidTr="00991ED1">
        <w:trPr>
          <w:del w:id="464" w:author="Sonia Kéfi" w:date="2016-05-24T23:17:00Z"/>
        </w:trPr>
        <w:tc>
          <w:tcPr>
            <w:tcW w:w="3020" w:type="dxa"/>
          </w:tcPr>
          <w:p w14:paraId="034F9187" w14:textId="7548059A" w:rsidR="00CE7E1B" w:rsidRPr="0058423E" w:rsidDel="00AA50AA" w:rsidRDefault="00CE7E1B" w:rsidP="00411F2F">
            <w:pPr>
              <w:tabs>
                <w:tab w:val="left" w:pos="2030"/>
              </w:tabs>
              <w:suppressAutoHyphens w:val="0"/>
              <w:jc w:val="both"/>
              <w:rPr>
                <w:del w:id="465" w:author="Sonia Kéfi" w:date="2016-05-24T23:17:00Z"/>
                <w:rFonts w:asciiTheme="minorHAnsi" w:hAnsiTheme="minorHAnsi"/>
                <w:b/>
                <w:sz w:val="18"/>
                <w:szCs w:val="18"/>
              </w:rPr>
            </w:pPr>
          </w:p>
        </w:tc>
        <w:tc>
          <w:tcPr>
            <w:tcW w:w="3015" w:type="dxa"/>
          </w:tcPr>
          <w:p w14:paraId="6246F417" w14:textId="731F9858" w:rsidR="00CE7E1B" w:rsidRPr="0058423E" w:rsidDel="00AA50AA" w:rsidRDefault="00CE7E1B" w:rsidP="00411F2F">
            <w:pPr>
              <w:suppressAutoHyphens w:val="0"/>
              <w:rPr>
                <w:del w:id="466" w:author="Sonia Kéfi" w:date="2016-05-24T23:17:00Z"/>
                <w:rFonts w:asciiTheme="minorHAnsi" w:hAnsiTheme="minorHAnsi"/>
                <w:sz w:val="18"/>
                <w:szCs w:val="18"/>
              </w:rPr>
            </w:pPr>
            <w:del w:id="467" w:author="Sonia Kéfi" w:date="2016-05-24T23:17:00Z">
              <w:r w:rsidRPr="0058423E" w:rsidDel="00AA50AA">
                <w:rPr>
                  <w:rFonts w:asciiTheme="minorHAnsi" w:hAnsiTheme="minorHAnsi"/>
                  <w:sz w:val="18"/>
                  <w:szCs w:val="18"/>
                </w:rPr>
                <w:delText xml:space="preserve">maximum growth rate of species </w:delText>
              </w:r>
              <w:r w:rsidRPr="0058423E" w:rsidDel="00AA50AA">
                <w:rPr>
                  <w:rFonts w:asciiTheme="minorHAnsi" w:hAnsiTheme="minorHAnsi"/>
                  <w:i/>
                  <w:sz w:val="18"/>
                  <w:szCs w:val="18"/>
                </w:rPr>
                <w:delText>i</w:delText>
              </w:r>
              <w:r w:rsidRPr="0058423E" w:rsidDel="00AA50AA">
                <w:rPr>
                  <w:rFonts w:asciiTheme="minorHAnsi" w:hAnsiTheme="minorHAnsi"/>
                  <w:sz w:val="18"/>
                  <w:szCs w:val="18"/>
                </w:rPr>
                <w:delText xml:space="preserve"> reached in the presence of facilitators</w:delText>
              </w:r>
            </w:del>
          </w:p>
        </w:tc>
        <w:tc>
          <w:tcPr>
            <w:tcW w:w="3027" w:type="dxa"/>
          </w:tcPr>
          <w:p w14:paraId="7488CFAB" w14:textId="34DF1BAC" w:rsidR="00CE7E1B" w:rsidRPr="00BB605F" w:rsidDel="00AA50AA" w:rsidRDefault="00CE7E1B" w:rsidP="00411F2F">
            <w:pPr>
              <w:suppressAutoHyphens w:val="0"/>
              <w:rPr>
                <w:del w:id="468" w:author="Sonia Kéfi" w:date="2016-05-24T23:17:00Z"/>
                <w:rFonts w:asciiTheme="minorHAnsi" w:hAnsiTheme="minorHAnsi"/>
                <w:sz w:val="18"/>
                <w:szCs w:val="18"/>
              </w:rPr>
            </w:pPr>
          </w:p>
        </w:tc>
      </w:tr>
      <w:tr w:rsidR="00CE7E1B" w:rsidRPr="0058423E" w:rsidDel="00AA50AA" w14:paraId="69326DA2" w14:textId="76DD47F0" w:rsidTr="00991ED1">
        <w:trPr>
          <w:trHeight w:val="1746"/>
          <w:del w:id="469" w:author="Sonia Kéfi" w:date="2016-05-24T23:17:00Z"/>
        </w:trPr>
        <w:tc>
          <w:tcPr>
            <w:tcW w:w="3020" w:type="dxa"/>
          </w:tcPr>
          <w:p w14:paraId="22982613" w14:textId="311DF628" w:rsidR="00CE7E1B" w:rsidRPr="0058423E" w:rsidDel="00AA50AA" w:rsidRDefault="00CE7E1B" w:rsidP="00411F2F">
            <w:pPr>
              <w:tabs>
                <w:tab w:val="left" w:pos="2030"/>
              </w:tabs>
              <w:suppressAutoHyphens w:val="0"/>
              <w:jc w:val="both"/>
              <w:rPr>
                <w:del w:id="470" w:author="Sonia Kéfi" w:date="2016-05-24T23:17:00Z"/>
                <w:rFonts w:asciiTheme="minorHAnsi" w:hAnsiTheme="minorHAnsi"/>
                <w:b/>
                <w:sz w:val="18"/>
                <w:szCs w:val="18"/>
              </w:rPr>
            </w:pPr>
          </w:p>
        </w:tc>
        <w:tc>
          <w:tcPr>
            <w:tcW w:w="3015" w:type="dxa"/>
          </w:tcPr>
          <w:p w14:paraId="41F96E62" w14:textId="4A85B42F" w:rsidR="00CE7E1B" w:rsidRPr="0058423E" w:rsidDel="00AA50AA" w:rsidRDefault="00CE7E1B" w:rsidP="00411F2F">
            <w:pPr>
              <w:suppressAutoHyphens w:val="0"/>
              <w:rPr>
                <w:del w:id="471" w:author="Sonia Kéfi" w:date="2016-05-24T23:17:00Z"/>
                <w:rFonts w:asciiTheme="minorHAnsi" w:hAnsiTheme="minorHAnsi"/>
                <w:sz w:val="18"/>
                <w:szCs w:val="18"/>
              </w:rPr>
            </w:pPr>
          </w:p>
        </w:tc>
        <w:tc>
          <w:tcPr>
            <w:tcW w:w="3027" w:type="dxa"/>
          </w:tcPr>
          <w:p w14:paraId="112590D8" w14:textId="13FD48C4" w:rsidR="00CE7E1B" w:rsidRPr="00BB605F" w:rsidDel="00AA50AA" w:rsidRDefault="00CE7E1B" w:rsidP="00411F2F">
            <w:pPr>
              <w:suppressAutoHyphens w:val="0"/>
              <w:rPr>
                <w:del w:id="472" w:author="Sonia Kéfi" w:date="2016-05-24T23:17:00Z"/>
                <w:rFonts w:asciiTheme="minorHAnsi" w:hAnsiTheme="minorHAnsi"/>
                <w:sz w:val="18"/>
                <w:szCs w:val="18"/>
              </w:rPr>
            </w:pPr>
          </w:p>
        </w:tc>
      </w:tr>
      <w:tr w:rsidR="00CE7E1B" w:rsidRPr="0058423E" w:rsidDel="00AA50AA" w14:paraId="3921E0D5" w14:textId="37C98D28" w:rsidTr="00991ED1">
        <w:trPr>
          <w:del w:id="473" w:author="Sonia Kéfi" w:date="2016-05-24T23:17:00Z"/>
        </w:trPr>
        <w:tc>
          <w:tcPr>
            <w:tcW w:w="3020" w:type="dxa"/>
          </w:tcPr>
          <w:p w14:paraId="4EA4BE69" w14:textId="4B87A4C2" w:rsidR="00CE7E1B" w:rsidRPr="0058423E" w:rsidDel="00AA50AA" w:rsidRDefault="00CE7E1B" w:rsidP="00411F2F">
            <w:pPr>
              <w:suppressAutoHyphens w:val="0"/>
              <w:rPr>
                <w:del w:id="474" w:author="Sonia Kéfi" w:date="2016-05-24T23:17:00Z"/>
                <w:rFonts w:asciiTheme="minorHAnsi" w:hAnsiTheme="minorHAnsi"/>
                <w:b/>
                <w:sz w:val="18"/>
                <w:szCs w:val="18"/>
              </w:rPr>
            </w:pPr>
          </w:p>
        </w:tc>
        <w:tc>
          <w:tcPr>
            <w:tcW w:w="3015" w:type="dxa"/>
          </w:tcPr>
          <w:p w14:paraId="2129A4D4" w14:textId="0187A2BD" w:rsidR="00CE7E1B" w:rsidRPr="0058423E" w:rsidDel="00AA50AA" w:rsidRDefault="00CE7E1B" w:rsidP="00411F2F">
            <w:pPr>
              <w:suppressAutoHyphens w:val="0"/>
              <w:rPr>
                <w:del w:id="475" w:author="Sonia Kéfi" w:date="2016-05-24T23:17:00Z"/>
                <w:rFonts w:asciiTheme="minorHAnsi" w:hAnsiTheme="minorHAnsi"/>
                <w:sz w:val="18"/>
                <w:szCs w:val="18"/>
              </w:rPr>
            </w:pPr>
          </w:p>
        </w:tc>
        <w:tc>
          <w:tcPr>
            <w:tcW w:w="3027" w:type="dxa"/>
          </w:tcPr>
          <w:p w14:paraId="55A514F5" w14:textId="70563F5C" w:rsidR="00CE7E1B" w:rsidRPr="00BB605F" w:rsidDel="00AA50AA" w:rsidRDefault="00CE7E1B" w:rsidP="00411F2F">
            <w:pPr>
              <w:suppressAutoHyphens w:val="0"/>
              <w:rPr>
                <w:del w:id="476" w:author="Sonia Kéfi" w:date="2016-05-24T23:17:00Z"/>
                <w:rFonts w:asciiTheme="minorHAnsi" w:hAnsiTheme="minorHAnsi"/>
                <w:sz w:val="18"/>
                <w:szCs w:val="18"/>
              </w:rPr>
            </w:pPr>
          </w:p>
        </w:tc>
      </w:tr>
      <w:tr w:rsidR="00CE7E1B" w:rsidRPr="0058423E" w:rsidDel="00AA50AA" w14:paraId="4D1C9615" w14:textId="5FD4BE5B" w:rsidTr="00991ED1">
        <w:trPr>
          <w:del w:id="477" w:author="Sonia Kéfi" w:date="2016-05-24T23:17:00Z"/>
        </w:trPr>
        <w:tc>
          <w:tcPr>
            <w:tcW w:w="3020" w:type="dxa"/>
          </w:tcPr>
          <w:p w14:paraId="63BB1F72" w14:textId="48ED6F74" w:rsidR="00CE7E1B" w:rsidRPr="0058423E" w:rsidDel="00AA50AA" w:rsidRDefault="00CE7E1B" w:rsidP="00411F2F">
            <w:pPr>
              <w:suppressAutoHyphens w:val="0"/>
              <w:rPr>
                <w:del w:id="478" w:author="Sonia Kéfi" w:date="2016-05-24T23:17:00Z"/>
                <w:rFonts w:asciiTheme="minorHAnsi" w:hAnsiTheme="minorHAnsi"/>
                <w:b/>
                <w:sz w:val="18"/>
                <w:szCs w:val="18"/>
              </w:rPr>
            </w:pPr>
          </w:p>
        </w:tc>
        <w:tc>
          <w:tcPr>
            <w:tcW w:w="3015" w:type="dxa"/>
          </w:tcPr>
          <w:p w14:paraId="1CB250FA" w14:textId="517157CB" w:rsidR="00CE7E1B" w:rsidRPr="004345D6" w:rsidDel="00AA50AA" w:rsidRDefault="00CE7E1B" w:rsidP="004345D6">
            <w:pPr>
              <w:widowControl w:val="0"/>
              <w:autoSpaceDE w:val="0"/>
              <w:autoSpaceDN w:val="0"/>
              <w:adjustRightInd w:val="0"/>
              <w:jc w:val="both"/>
              <w:rPr>
                <w:del w:id="479" w:author="Sonia Kéfi" w:date="2016-05-24T23:17:00Z"/>
                <w:rFonts w:asciiTheme="minorHAnsi" w:hAnsiTheme="minorHAnsi"/>
                <w:color w:val="000000"/>
                <w:sz w:val="18"/>
                <w:szCs w:val="18"/>
              </w:rPr>
            </w:pPr>
          </w:p>
        </w:tc>
        <w:tc>
          <w:tcPr>
            <w:tcW w:w="3027" w:type="dxa"/>
          </w:tcPr>
          <w:p w14:paraId="7FD94442" w14:textId="70B80CEC" w:rsidR="00CE7E1B" w:rsidRPr="00BB605F" w:rsidDel="00AA50AA" w:rsidRDefault="00CE7E1B" w:rsidP="00411F2F">
            <w:pPr>
              <w:suppressAutoHyphens w:val="0"/>
              <w:rPr>
                <w:del w:id="480" w:author="Sonia Kéfi" w:date="2016-05-24T23:17:00Z"/>
                <w:rFonts w:asciiTheme="minorHAnsi" w:hAnsiTheme="minorHAnsi"/>
                <w:sz w:val="18"/>
                <w:szCs w:val="18"/>
              </w:rPr>
            </w:pPr>
          </w:p>
        </w:tc>
      </w:tr>
    </w:tbl>
    <w:p w14:paraId="738918B2" w14:textId="0D1BB229" w:rsidR="003F6E54" w:rsidDel="00CE441E" w:rsidRDefault="003F6E54" w:rsidP="003F6E54">
      <w:pPr>
        <w:widowControl w:val="0"/>
        <w:suppressAutoHyphens w:val="0"/>
        <w:autoSpaceDE w:val="0"/>
        <w:autoSpaceDN w:val="0"/>
        <w:adjustRightInd w:val="0"/>
        <w:spacing w:after="0" w:line="240" w:lineRule="auto"/>
        <w:jc w:val="both"/>
        <w:rPr>
          <w:del w:id="481" w:author="Sonia Kéfi" w:date="2016-05-24T23:24:00Z"/>
          <w:rFonts w:ascii="Times New Roman" w:hAnsi="Times New Roman"/>
          <w:color w:val="000000"/>
          <w:sz w:val="24"/>
          <w:szCs w:val="24"/>
          <w:lang w:val="en-US"/>
        </w:rPr>
      </w:pPr>
    </w:p>
    <w:p w14:paraId="27188927" w14:textId="01251388" w:rsidR="000E1587" w:rsidRPr="00481218" w:rsidDel="00CE441E" w:rsidRDefault="003F6E54" w:rsidP="003F6E54">
      <w:pPr>
        <w:widowControl w:val="0"/>
        <w:suppressAutoHyphens w:val="0"/>
        <w:autoSpaceDE w:val="0"/>
        <w:autoSpaceDN w:val="0"/>
        <w:adjustRightInd w:val="0"/>
        <w:spacing w:after="0" w:line="240" w:lineRule="auto"/>
        <w:jc w:val="both"/>
        <w:rPr>
          <w:del w:id="482" w:author="Sonia Kéfi" w:date="2016-05-24T23:24:00Z"/>
          <w:rFonts w:ascii="Times New Roman" w:hAnsi="Times New Roman"/>
          <w:i/>
          <w:color w:val="000000"/>
          <w:lang w:val="en-US"/>
        </w:rPr>
      </w:pPr>
      <w:del w:id="483" w:author="Sonia Kéfi" w:date="2016-05-24T23:24:00Z">
        <w:r w:rsidRPr="00481218" w:rsidDel="00CE441E">
          <w:rPr>
            <w:rFonts w:ascii="Times New Roman" w:hAnsi="Times New Roman"/>
            <w:b/>
            <w:i/>
            <w:color w:val="000000"/>
            <w:lang w:val="en-US"/>
          </w:rPr>
          <w:delText>Table S2</w:delText>
        </w:r>
        <w:r w:rsidRPr="00481218" w:rsidDel="00CE441E">
          <w:rPr>
            <w:rFonts w:ascii="Times New Roman" w:hAnsi="Times New Roman"/>
            <w:i/>
            <w:color w:val="000000"/>
            <w:lang w:val="en-US"/>
          </w:rPr>
          <w:delText xml:space="preserve">. </w:delText>
        </w:r>
        <w:r w:rsidR="00E43211" w:rsidRPr="00481218" w:rsidDel="00CE441E">
          <w:rPr>
            <w:rFonts w:ascii="Times New Roman" w:hAnsi="Times New Roman"/>
            <w:i/>
            <w:color w:val="000000"/>
            <w:lang w:val="en-US"/>
          </w:rPr>
          <w:delText>Parameter name</w:delText>
        </w:r>
        <w:r w:rsidR="00C9621A" w:rsidRPr="00481218" w:rsidDel="00CE441E">
          <w:rPr>
            <w:rFonts w:ascii="Times New Roman" w:hAnsi="Times New Roman"/>
            <w:i/>
            <w:color w:val="000000"/>
            <w:lang w:val="en-US"/>
          </w:rPr>
          <w:delText>s</w:delText>
        </w:r>
        <w:r w:rsidR="00E43211" w:rsidRPr="00481218" w:rsidDel="00CE441E">
          <w:rPr>
            <w:rFonts w:ascii="Times New Roman" w:hAnsi="Times New Roman"/>
            <w:i/>
            <w:color w:val="000000"/>
            <w:lang w:val="en-US"/>
          </w:rPr>
          <w:delText>, definition</w:delText>
        </w:r>
        <w:r w:rsidR="00C9621A" w:rsidRPr="00481218" w:rsidDel="00CE441E">
          <w:rPr>
            <w:rFonts w:ascii="Times New Roman" w:hAnsi="Times New Roman"/>
            <w:i/>
            <w:color w:val="000000"/>
            <w:lang w:val="en-US"/>
          </w:rPr>
          <w:delText>s</w:delText>
        </w:r>
        <w:r w:rsidR="00E43211" w:rsidRPr="00481218" w:rsidDel="00CE441E">
          <w:rPr>
            <w:rFonts w:ascii="Times New Roman" w:hAnsi="Times New Roman"/>
            <w:i/>
            <w:color w:val="000000"/>
            <w:lang w:val="en-US"/>
          </w:rPr>
          <w:delText xml:space="preserve"> and values used for the simulations of the dynamical model</w:delText>
        </w:r>
        <w:r w:rsidR="000A6482" w:rsidRPr="00481218" w:rsidDel="00CE441E">
          <w:rPr>
            <w:rFonts w:ascii="Times New Roman" w:hAnsi="Times New Roman"/>
            <w:i/>
            <w:color w:val="000000"/>
            <w:lang w:val="en-US"/>
          </w:rPr>
          <w:delText xml:space="preserve"> (Fig. 3, S7, S8</w:delText>
        </w:r>
        <w:r w:rsidR="00C9621A" w:rsidRPr="00481218" w:rsidDel="00CE441E">
          <w:rPr>
            <w:rFonts w:ascii="Times New Roman" w:hAnsi="Times New Roman"/>
            <w:i/>
            <w:color w:val="000000"/>
            <w:lang w:val="en-US"/>
          </w:rPr>
          <w:delText>)</w:delText>
        </w:r>
        <w:r w:rsidR="00E43211" w:rsidRPr="00481218" w:rsidDel="00CE441E">
          <w:rPr>
            <w:rFonts w:ascii="Times New Roman" w:hAnsi="Times New Roman"/>
            <w:i/>
            <w:color w:val="000000"/>
            <w:lang w:val="en-US"/>
          </w:rPr>
          <w:delText>.</w:delText>
        </w:r>
      </w:del>
    </w:p>
    <w:p w14:paraId="317E4A31" w14:textId="066AF60B" w:rsidR="003F6E54" w:rsidRPr="00481218" w:rsidDel="00CE441E" w:rsidRDefault="003F6E54" w:rsidP="003F6E54">
      <w:pPr>
        <w:widowControl w:val="0"/>
        <w:suppressAutoHyphens w:val="0"/>
        <w:autoSpaceDE w:val="0"/>
        <w:autoSpaceDN w:val="0"/>
        <w:adjustRightInd w:val="0"/>
        <w:spacing w:after="0" w:line="240" w:lineRule="auto"/>
        <w:jc w:val="both"/>
        <w:rPr>
          <w:del w:id="484" w:author="Sonia Kéfi" w:date="2016-05-24T23:24:00Z"/>
          <w:rFonts w:ascii="Times New Roman" w:hAnsi="Times New Roman"/>
          <w:color w:val="000000"/>
          <w:lang w:val="en-US"/>
        </w:rPr>
      </w:pPr>
    </w:p>
    <w:p w14:paraId="2CB8C5C2" w14:textId="506DA8DC" w:rsidR="00185422" w:rsidRPr="00C84427" w:rsidDel="00CE441E" w:rsidRDefault="00185422" w:rsidP="003F6E54">
      <w:pPr>
        <w:widowControl w:val="0"/>
        <w:suppressAutoHyphens w:val="0"/>
        <w:autoSpaceDE w:val="0"/>
        <w:autoSpaceDN w:val="0"/>
        <w:adjustRightInd w:val="0"/>
        <w:spacing w:after="0" w:line="240" w:lineRule="auto"/>
        <w:jc w:val="both"/>
        <w:rPr>
          <w:del w:id="485" w:author="Sonia Kéfi" w:date="2016-05-24T23:24:00Z"/>
          <w:rFonts w:ascii="Times New Roman" w:hAnsi="Times New Roman"/>
          <w:color w:val="000000"/>
          <w:sz w:val="24"/>
          <w:szCs w:val="24"/>
          <w:lang w:val="en-US"/>
        </w:rPr>
      </w:pPr>
    </w:p>
    <w:p w14:paraId="10A17CEA" w14:textId="77777777" w:rsidR="00151641" w:rsidDel="0080517E" w:rsidRDefault="00151641">
      <w:pPr>
        <w:suppressAutoHyphens w:val="0"/>
        <w:spacing w:after="0"/>
        <w:rPr>
          <w:del w:id="486" w:author="Sonia Kéfi" w:date="2016-05-24T23:57:00Z"/>
          <w:rFonts w:ascii="Times New Roman" w:hAnsi="Times New Roman"/>
          <w:b/>
          <w:color w:val="000000"/>
          <w:sz w:val="24"/>
          <w:szCs w:val="24"/>
          <w:lang w:val="en-US"/>
        </w:rPr>
      </w:pPr>
      <w:del w:id="487" w:author="Sonia Kéfi" w:date="2016-05-24T23:57:00Z">
        <w:r w:rsidDel="0080517E">
          <w:rPr>
            <w:rFonts w:ascii="Times New Roman" w:hAnsi="Times New Roman"/>
            <w:b/>
            <w:color w:val="000000"/>
            <w:sz w:val="24"/>
            <w:szCs w:val="24"/>
            <w:lang w:val="en-US"/>
          </w:rPr>
          <w:br w:type="page"/>
        </w:r>
      </w:del>
    </w:p>
    <w:p w14:paraId="4EF826FE" w14:textId="15A34EBE" w:rsidR="00411F2F" w:rsidRPr="00A50685" w:rsidDel="0080517E" w:rsidRDefault="00185422" w:rsidP="003F6E54">
      <w:pPr>
        <w:widowControl w:val="0"/>
        <w:suppressAutoHyphens w:val="0"/>
        <w:autoSpaceDE w:val="0"/>
        <w:autoSpaceDN w:val="0"/>
        <w:adjustRightInd w:val="0"/>
        <w:spacing w:after="0" w:line="240" w:lineRule="auto"/>
        <w:jc w:val="both"/>
        <w:rPr>
          <w:del w:id="488" w:author="Sonia Kéfi" w:date="2016-05-24T23:57:00Z"/>
          <w:rFonts w:ascii="Times New Roman" w:hAnsi="Times New Roman"/>
          <w:b/>
          <w:color w:val="000000"/>
          <w:sz w:val="24"/>
          <w:szCs w:val="24"/>
          <w:lang w:val="en-US"/>
        </w:rPr>
      </w:pPr>
      <w:del w:id="489" w:author="Sonia Kéfi" w:date="2016-05-24T23:57:00Z">
        <w:r w:rsidRPr="00A50685" w:rsidDel="0080517E">
          <w:rPr>
            <w:rFonts w:ascii="Times New Roman" w:hAnsi="Times New Roman"/>
            <w:b/>
            <w:color w:val="000000"/>
            <w:sz w:val="24"/>
            <w:szCs w:val="24"/>
            <w:lang w:val="en-US"/>
          </w:rPr>
          <w:delText>Effect of cluster removal on biomass:</w:delText>
        </w:r>
      </w:del>
    </w:p>
    <w:p w14:paraId="412ACC65" w14:textId="7954CADC" w:rsidR="00185422" w:rsidDel="0080517E" w:rsidRDefault="00185422">
      <w:pPr>
        <w:suppressAutoHyphens w:val="0"/>
        <w:spacing w:after="0"/>
        <w:rPr>
          <w:del w:id="490" w:author="Sonia Kéfi" w:date="2016-05-24T23:57:00Z"/>
          <w:rFonts w:ascii="Times New Roman" w:hAnsi="Times New Roman"/>
          <w:color w:val="000000"/>
          <w:sz w:val="24"/>
          <w:szCs w:val="24"/>
          <w:lang w:val="en-US"/>
        </w:rPr>
        <w:pPrChange w:id="491" w:author="Sonia Kéfi" w:date="2016-05-24T23:57:00Z">
          <w:pPr>
            <w:widowControl w:val="0"/>
            <w:suppressAutoHyphens w:val="0"/>
            <w:autoSpaceDE w:val="0"/>
            <w:autoSpaceDN w:val="0"/>
            <w:adjustRightInd w:val="0"/>
            <w:spacing w:after="0" w:line="240" w:lineRule="auto"/>
          </w:pPr>
        </w:pPrChange>
      </w:pPr>
    </w:p>
    <w:p w14:paraId="680C8C88" w14:textId="48993692" w:rsidR="00CC37F4" w:rsidDel="0080517E" w:rsidRDefault="00DC4441" w:rsidP="00C9621A">
      <w:pPr>
        <w:widowControl w:val="0"/>
        <w:suppressAutoHyphens w:val="0"/>
        <w:autoSpaceDE w:val="0"/>
        <w:autoSpaceDN w:val="0"/>
        <w:adjustRightInd w:val="0"/>
        <w:spacing w:after="0" w:line="240" w:lineRule="auto"/>
        <w:jc w:val="center"/>
        <w:rPr>
          <w:del w:id="492" w:author="Sonia Kéfi" w:date="2016-05-24T23:56:00Z"/>
          <w:rFonts w:ascii="Times New Roman" w:hAnsi="Times New Roman"/>
          <w:color w:val="000000"/>
          <w:sz w:val="24"/>
          <w:szCs w:val="24"/>
          <w:lang w:val="en-US"/>
        </w:rPr>
      </w:pPr>
      <w:del w:id="493" w:author="Sonia Kéfi" w:date="2016-05-24T23:56:00Z">
        <w:r w:rsidRPr="00131987" w:rsidDel="0080517E">
          <w:rPr>
            <w:rFonts w:ascii="Times New Roman" w:hAnsi="Times New Roman"/>
            <w:noProof/>
            <w:color w:val="000000"/>
            <w:sz w:val="24"/>
            <w:szCs w:val="24"/>
            <w:lang w:eastAsia="fr-FR"/>
            <w:rPrChange w:id="494" w:author="Unknown">
              <w:rPr>
                <w:noProof/>
                <w:lang w:eastAsia="fr-FR"/>
              </w:rPr>
            </w:rPrChange>
          </w:rPr>
          <w:drawing>
            <wp:inline distT="0" distB="0" distL="0" distR="0" wp14:anchorId="2CDC01AA" wp14:editId="7ADAEC0B">
              <wp:extent cx="5760720" cy="2862580"/>
              <wp:effectExtent l="0" t="0" r="508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S7.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2862580"/>
                      </a:xfrm>
                      <a:prstGeom prst="rect">
                        <a:avLst/>
                      </a:prstGeom>
                    </pic:spPr>
                  </pic:pic>
                </a:graphicData>
              </a:graphic>
            </wp:inline>
          </w:drawing>
        </w:r>
      </w:del>
    </w:p>
    <w:p w14:paraId="24CB4C62" w14:textId="6C5E60D3" w:rsidR="00185422" w:rsidDel="0080517E" w:rsidRDefault="00185422" w:rsidP="003F6E54">
      <w:pPr>
        <w:widowControl w:val="0"/>
        <w:suppressAutoHyphens w:val="0"/>
        <w:autoSpaceDE w:val="0"/>
        <w:autoSpaceDN w:val="0"/>
        <w:adjustRightInd w:val="0"/>
        <w:spacing w:after="0" w:line="240" w:lineRule="auto"/>
        <w:jc w:val="both"/>
        <w:rPr>
          <w:del w:id="495" w:author="Sonia Kéfi" w:date="2016-05-24T23:56:00Z"/>
          <w:rFonts w:ascii="Times New Roman" w:hAnsi="Times New Roman"/>
          <w:color w:val="000000"/>
          <w:sz w:val="24"/>
          <w:szCs w:val="24"/>
          <w:lang w:val="en-US"/>
        </w:rPr>
      </w:pPr>
    </w:p>
    <w:p w14:paraId="3FDAE205" w14:textId="2FE222AB" w:rsidR="00185422" w:rsidDel="0080517E" w:rsidRDefault="007F4111" w:rsidP="003F6E54">
      <w:pPr>
        <w:widowControl w:val="0"/>
        <w:suppressAutoHyphens w:val="0"/>
        <w:autoSpaceDE w:val="0"/>
        <w:autoSpaceDN w:val="0"/>
        <w:adjustRightInd w:val="0"/>
        <w:spacing w:after="0" w:line="240" w:lineRule="auto"/>
        <w:jc w:val="both"/>
        <w:rPr>
          <w:del w:id="496" w:author="Sonia Kéfi" w:date="2016-05-24T23:56:00Z"/>
          <w:rFonts w:ascii="Times New Roman" w:hAnsi="Times New Roman"/>
          <w:i/>
          <w:color w:val="000000"/>
          <w:lang w:val="en-US"/>
        </w:rPr>
      </w:pPr>
      <w:del w:id="497" w:author="Sonia Kéfi" w:date="2016-05-24T23:56:00Z">
        <w:r w:rsidRPr="00481218" w:rsidDel="0080517E">
          <w:rPr>
            <w:rFonts w:ascii="Times New Roman" w:hAnsi="Times New Roman"/>
            <w:b/>
            <w:i/>
            <w:color w:val="000000"/>
            <w:lang w:val="en-US"/>
          </w:rPr>
          <w:delText>Figure S7</w:delText>
        </w:r>
        <w:r w:rsidR="00866278" w:rsidRPr="00481218" w:rsidDel="0080517E">
          <w:rPr>
            <w:rFonts w:ascii="Times New Roman" w:hAnsi="Times New Roman"/>
            <w:b/>
            <w:i/>
            <w:color w:val="000000"/>
            <w:lang w:val="en-US"/>
          </w:rPr>
          <w:delText>.</w:delText>
        </w:r>
        <w:r w:rsidR="00866278" w:rsidRPr="00481218" w:rsidDel="0080517E">
          <w:rPr>
            <w:rFonts w:ascii="Times New Roman" w:hAnsi="Times New Roman"/>
            <w:i/>
            <w:color w:val="000000"/>
            <w:lang w:val="en-US"/>
          </w:rPr>
          <w:delText xml:space="preserve"> Biomass variation after extinction</w:delText>
        </w:r>
        <w:r w:rsidR="00DC4441" w:rsidDel="0080517E">
          <w:rPr>
            <w:rFonts w:ascii="Times New Roman" w:hAnsi="Times New Roman"/>
            <w:i/>
            <w:color w:val="000000"/>
            <w:lang w:val="en-US"/>
          </w:rPr>
          <w:delText xml:space="preserve"> of one</w:delText>
        </w:r>
        <w:r w:rsidR="00866278" w:rsidRPr="00481218" w:rsidDel="0080517E">
          <w:rPr>
            <w:rFonts w:ascii="Times New Roman" w:hAnsi="Times New Roman"/>
            <w:i/>
            <w:color w:val="000000"/>
            <w:lang w:val="en-US"/>
          </w:rPr>
          <w:delText xml:space="preserve"> species in the 14-species simulated networks (The x-axis corresponds to the ID of the cluster that the ‘species’ in the network represents). Network whose topology is identical to the Chilean web is indicated by a red dot. Boxplots show th</w:delText>
        </w:r>
        <w:r w:rsidR="00C25828" w:rsidDel="0080517E">
          <w:rPr>
            <w:rFonts w:ascii="Times New Roman" w:hAnsi="Times New Roman"/>
            <w:i/>
            <w:color w:val="000000"/>
            <w:lang w:val="en-US"/>
          </w:rPr>
          <w:delText>e behavior of the 500 random</w:delText>
        </w:r>
        <w:r w:rsidR="00866278" w:rsidRPr="00481218" w:rsidDel="0080517E">
          <w:rPr>
            <w:rFonts w:ascii="Times New Roman" w:hAnsi="Times New Roman"/>
            <w:i/>
            <w:color w:val="000000"/>
            <w:lang w:val="en-US"/>
          </w:rPr>
          <w:delText xml:space="preserve"> networks. Biomass variation is calculated as: (total biomass at steady state after extinction - total biomass at steady state before extinction)/(tot</w:delText>
        </w:r>
        <w:r w:rsidR="00DC4441" w:rsidDel="0080517E">
          <w:rPr>
            <w:rFonts w:ascii="Times New Roman" w:hAnsi="Times New Roman"/>
            <w:i/>
            <w:color w:val="000000"/>
            <w:lang w:val="en-US"/>
          </w:rPr>
          <w:delText>al biomass at steady state before</w:delText>
        </w:r>
        <w:r w:rsidR="00866278" w:rsidRPr="00481218" w:rsidDel="0080517E">
          <w:rPr>
            <w:rFonts w:ascii="Times New Roman" w:hAnsi="Times New Roman"/>
            <w:i/>
            <w:color w:val="000000"/>
            <w:lang w:val="en-US"/>
          </w:rPr>
          <w:delText xml:space="preserve"> extinction).</w:delText>
        </w:r>
        <w:r w:rsidR="00B47BF4" w:rsidRPr="00481218" w:rsidDel="0080517E">
          <w:rPr>
            <w:rFonts w:ascii="Times New Roman" w:hAnsi="Times New Roman"/>
            <w:i/>
            <w:color w:val="000000"/>
            <w:lang w:val="en-US"/>
          </w:rPr>
          <w:delText xml:space="preserve"> Note that extinction of cluster 4 (plankton) is not simulated.</w:delText>
        </w:r>
      </w:del>
    </w:p>
    <w:p w14:paraId="3B9E4B6C" w14:textId="77777777" w:rsidR="00DC4441" w:rsidDel="0080517E" w:rsidRDefault="00DC4441" w:rsidP="003F6E54">
      <w:pPr>
        <w:widowControl w:val="0"/>
        <w:suppressAutoHyphens w:val="0"/>
        <w:autoSpaceDE w:val="0"/>
        <w:autoSpaceDN w:val="0"/>
        <w:adjustRightInd w:val="0"/>
        <w:spacing w:after="0" w:line="240" w:lineRule="auto"/>
        <w:jc w:val="both"/>
        <w:rPr>
          <w:del w:id="498" w:author="Sonia Kéfi" w:date="2016-05-24T23:57:00Z"/>
          <w:rFonts w:ascii="Times New Roman" w:hAnsi="Times New Roman"/>
          <w:i/>
          <w:color w:val="000000"/>
          <w:lang w:val="en-US"/>
        </w:rPr>
      </w:pPr>
    </w:p>
    <w:p w14:paraId="75D02102" w14:textId="77777777" w:rsidR="00151641" w:rsidDel="0080517E" w:rsidRDefault="00151641">
      <w:pPr>
        <w:suppressAutoHyphens w:val="0"/>
        <w:spacing w:after="0"/>
        <w:rPr>
          <w:del w:id="499" w:author="Sonia Kéfi" w:date="2016-05-24T23:57:00Z"/>
          <w:rFonts w:ascii="Times New Roman" w:hAnsi="Times New Roman"/>
          <w:b/>
          <w:color w:val="000000"/>
          <w:sz w:val="24"/>
          <w:szCs w:val="24"/>
          <w:lang w:val="en-US"/>
        </w:rPr>
      </w:pPr>
    </w:p>
    <w:p w14:paraId="0A9A4067" w14:textId="28822876" w:rsidR="00000828" w:rsidRDefault="00000828">
      <w:pPr>
        <w:suppressAutoHyphens w:val="0"/>
        <w:spacing w:after="0"/>
        <w:rPr>
          <w:rFonts w:ascii="Times New Roman" w:hAnsi="Times New Roman"/>
          <w:b/>
          <w:color w:val="000000"/>
          <w:sz w:val="24"/>
          <w:szCs w:val="24"/>
          <w:lang w:val="en-US"/>
        </w:rPr>
      </w:pPr>
      <w:r>
        <w:rPr>
          <w:rFonts w:ascii="Times New Roman" w:hAnsi="Times New Roman"/>
          <w:b/>
          <w:color w:val="000000"/>
          <w:sz w:val="24"/>
          <w:szCs w:val="24"/>
          <w:lang w:val="en-US"/>
        </w:rPr>
        <w:t>Sensitivity analysis</w:t>
      </w:r>
    </w:p>
    <w:p w14:paraId="1409914D" w14:textId="77777777" w:rsidR="00000828" w:rsidRDefault="00000828">
      <w:pPr>
        <w:suppressAutoHyphens w:val="0"/>
        <w:spacing w:after="0"/>
        <w:rPr>
          <w:rFonts w:ascii="Times New Roman" w:hAnsi="Times New Roman"/>
          <w:b/>
          <w:color w:val="000000"/>
          <w:sz w:val="24"/>
          <w:szCs w:val="24"/>
          <w:lang w:val="en-US"/>
        </w:rPr>
      </w:pPr>
    </w:p>
    <w:p w14:paraId="283E3935" w14:textId="213B5CD3" w:rsidR="00381E91" w:rsidRPr="00E753B8" w:rsidRDefault="00BB1002">
      <w:pPr>
        <w:suppressAutoHyphens w:val="0"/>
        <w:spacing w:after="0"/>
        <w:jc w:val="both"/>
        <w:rPr>
          <w:rFonts w:ascii="Times New Roman" w:hAnsi="Times New Roman"/>
          <w:color w:val="000000"/>
          <w:sz w:val="24"/>
          <w:szCs w:val="24"/>
          <w:lang w:val="en-US"/>
        </w:rPr>
      </w:pPr>
      <w:r w:rsidRPr="00E753B8">
        <w:rPr>
          <w:rFonts w:ascii="Times New Roman" w:hAnsi="Times New Roman"/>
          <w:color w:val="000000"/>
          <w:sz w:val="24"/>
          <w:szCs w:val="24"/>
          <w:lang w:val="en-US"/>
        </w:rPr>
        <w:t xml:space="preserve">For the whole range of possible intensity of positive and negative interactions, we ran </w:t>
      </w:r>
      <w:r w:rsidR="00381E91" w:rsidRPr="00E753B8">
        <w:rPr>
          <w:rFonts w:ascii="Times New Roman" w:hAnsi="Times New Roman"/>
          <w:color w:val="000000"/>
          <w:sz w:val="24"/>
          <w:szCs w:val="24"/>
          <w:lang w:val="en-US"/>
        </w:rPr>
        <w:t xml:space="preserve">simulations of the model for which we quantified to what extent the final total biomass and number of species obtained using the structure of the Chilean web differed from those obtained using the structure of 500 </w:t>
      </w:r>
      <w:r w:rsidR="00C25828" w:rsidRPr="00E753B8">
        <w:rPr>
          <w:rFonts w:ascii="Times New Roman" w:hAnsi="Times New Roman"/>
          <w:color w:val="000000"/>
          <w:sz w:val="24"/>
          <w:szCs w:val="24"/>
          <w:lang w:val="en-US"/>
        </w:rPr>
        <w:t xml:space="preserve">random </w:t>
      </w:r>
      <w:r w:rsidR="00381E91" w:rsidRPr="00E753B8">
        <w:rPr>
          <w:rFonts w:ascii="Times New Roman" w:hAnsi="Times New Roman"/>
          <w:color w:val="000000"/>
          <w:sz w:val="24"/>
          <w:szCs w:val="24"/>
          <w:lang w:val="en-US"/>
        </w:rPr>
        <w:t>networks (see Material and Methods</w:t>
      </w:r>
      <w:r w:rsidRPr="00E753B8">
        <w:rPr>
          <w:rFonts w:ascii="Times New Roman" w:hAnsi="Times New Roman"/>
          <w:color w:val="000000"/>
          <w:sz w:val="24"/>
          <w:szCs w:val="24"/>
          <w:lang w:val="en-US"/>
        </w:rPr>
        <w:t xml:space="preserve">; </w:t>
      </w:r>
      <w:ins w:id="500" w:author="Sonia Kéfi" w:date="2016-05-24T23:31:00Z">
        <w:r w:rsidR="00CE441E">
          <w:rPr>
            <w:rFonts w:ascii="Times New Roman" w:hAnsi="Times New Roman"/>
            <w:color w:val="000000"/>
            <w:sz w:val="24"/>
            <w:szCs w:val="24"/>
            <w:lang w:val="en-US"/>
          </w:rPr>
          <w:t xml:space="preserve">S8 </w:t>
        </w:r>
      </w:ins>
      <w:r w:rsidRPr="00E753B8">
        <w:rPr>
          <w:rFonts w:ascii="Times New Roman" w:hAnsi="Times New Roman"/>
          <w:color w:val="000000"/>
          <w:sz w:val="24"/>
          <w:szCs w:val="24"/>
          <w:lang w:val="en-US"/>
        </w:rPr>
        <w:t>Fig</w:t>
      </w:r>
      <w:del w:id="501" w:author="Sonia Kéfi" w:date="2016-05-24T23:30:00Z">
        <w:r w:rsidRPr="00E753B8" w:rsidDel="00CE441E">
          <w:rPr>
            <w:rFonts w:ascii="Times New Roman" w:hAnsi="Times New Roman"/>
            <w:color w:val="000000"/>
            <w:sz w:val="24"/>
            <w:szCs w:val="24"/>
            <w:lang w:val="en-US"/>
          </w:rPr>
          <w:delText>.</w:delText>
        </w:r>
      </w:del>
      <w:del w:id="502" w:author="Sonia Kéfi" w:date="2016-05-24T23:31:00Z">
        <w:r w:rsidRPr="00E753B8" w:rsidDel="00CE441E">
          <w:rPr>
            <w:rFonts w:ascii="Times New Roman" w:hAnsi="Times New Roman"/>
            <w:color w:val="000000"/>
            <w:sz w:val="24"/>
            <w:szCs w:val="24"/>
            <w:lang w:val="en-US"/>
          </w:rPr>
          <w:delText xml:space="preserve"> S8</w:delText>
        </w:r>
      </w:del>
      <w:r w:rsidR="00381E91" w:rsidRPr="00E753B8">
        <w:rPr>
          <w:rFonts w:ascii="Times New Roman" w:hAnsi="Times New Roman"/>
          <w:color w:val="000000"/>
          <w:sz w:val="24"/>
          <w:szCs w:val="24"/>
          <w:lang w:val="en-US"/>
        </w:rPr>
        <w:t xml:space="preserve">). </w:t>
      </w:r>
    </w:p>
    <w:p w14:paraId="0E0C5EEC" w14:textId="1823E881" w:rsidR="004B5A57" w:rsidRPr="00E753B8" w:rsidRDefault="001B54D1">
      <w:pPr>
        <w:suppressAutoHyphens w:val="0"/>
        <w:spacing w:after="0"/>
        <w:jc w:val="both"/>
        <w:rPr>
          <w:rFonts w:ascii="Times New Roman" w:hAnsi="Times New Roman"/>
          <w:color w:val="000000"/>
          <w:sz w:val="24"/>
          <w:szCs w:val="24"/>
          <w:lang w:val="en-US"/>
        </w:rPr>
      </w:pPr>
      <w:r w:rsidRPr="00E753B8">
        <w:rPr>
          <w:rFonts w:ascii="Times New Roman" w:hAnsi="Times New Roman"/>
          <w:color w:val="000000"/>
          <w:sz w:val="24"/>
          <w:szCs w:val="24"/>
          <w:lang w:val="en-US"/>
        </w:rPr>
        <w:t xml:space="preserve">Results show that the biomass obtained using the structure of the Chilean web is significantly superior to the one obtained using random networks for a broad range of non-trophic intensities. This result is in particular true as soon as the intensity of non-trophic interactions (INTNEG) is above a threshold value which depends on the intensity of positive non-trophic interactions (INTPOS; see </w:t>
      </w:r>
      <w:ins w:id="503" w:author="Sonia Kéfi" w:date="2016-05-24T23:31:00Z">
        <w:r w:rsidR="00CE441E" w:rsidRPr="00E753B8">
          <w:rPr>
            <w:rFonts w:ascii="Times New Roman" w:hAnsi="Times New Roman"/>
            <w:color w:val="000000"/>
            <w:sz w:val="24"/>
            <w:szCs w:val="24"/>
            <w:lang w:val="en-US"/>
          </w:rPr>
          <w:t xml:space="preserve">S8 </w:t>
        </w:r>
      </w:ins>
      <w:r w:rsidRPr="00E753B8">
        <w:rPr>
          <w:rFonts w:ascii="Times New Roman" w:hAnsi="Times New Roman"/>
          <w:color w:val="000000"/>
          <w:sz w:val="24"/>
          <w:szCs w:val="24"/>
          <w:lang w:val="en-US"/>
        </w:rPr>
        <w:t>Fi</w:t>
      </w:r>
      <w:del w:id="504" w:author="Sonia Kéfi" w:date="2016-05-24T23:31:00Z">
        <w:r w:rsidRPr="00E753B8" w:rsidDel="00CE441E">
          <w:rPr>
            <w:rFonts w:ascii="Times New Roman" w:hAnsi="Times New Roman"/>
            <w:color w:val="000000"/>
            <w:sz w:val="24"/>
            <w:szCs w:val="24"/>
            <w:lang w:val="en-US"/>
          </w:rPr>
          <w:delText>g</w:delText>
        </w:r>
      </w:del>
      <w:ins w:id="505" w:author="Sonia Kéfi" w:date="2016-05-24T23:31:00Z">
        <w:r w:rsidR="00CE441E">
          <w:rPr>
            <w:rFonts w:ascii="Times New Roman" w:hAnsi="Times New Roman"/>
            <w:color w:val="000000"/>
            <w:sz w:val="24"/>
            <w:szCs w:val="24"/>
            <w:lang w:val="en-US"/>
          </w:rPr>
          <w:t>g</w:t>
        </w:r>
      </w:ins>
      <w:del w:id="506" w:author="Sonia Kéfi" w:date="2016-05-24T23:31:00Z">
        <w:r w:rsidRPr="00E753B8" w:rsidDel="00CE441E">
          <w:rPr>
            <w:rFonts w:ascii="Times New Roman" w:hAnsi="Times New Roman"/>
            <w:color w:val="000000"/>
            <w:sz w:val="24"/>
            <w:szCs w:val="24"/>
            <w:lang w:val="en-US"/>
          </w:rPr>
          <w:delText>.</w:delText>
        </w:r>
      </w:del>
      <w:r w:rsidRPr="00E753B8">
        <w:rPr>
          <w:rFonts w:ascii="Times New Roman" w:hAnsi="Times New Roman"/>
          <w:color w:val="000000"/>
          <w:sz w:val="24"/>
          <w:szCs w:val="24"/>
          <w:lang w:val="en-US"/>
        </w:rPr>
        <w:t xml:space="preserve"> </w:t>
      </w:r>
      <w:del w:id="507" w:author="Sonia Kéfi" w:date="2016-05-24T23:31:00Z">
        <w:r w:rsidRPr="00E753B8" w:rsidDel="00CE441E">
          <w:rPr>
            <w:rFonts w:ascii="Times New Roman" w:hAnsi="Times New Roman"/>
            <w:color w:val="000000"/>
            <w:sz w:val="24"/>
            <w:szCs w:val="24"/>
            <w:lang w:val="en-US"/>
          </w:rPr>
          <w:delText xml:space="preserve">S8 </w:delText>
        </w:r>
      </w:del>
      <w:r w:rsidRPr="00E753B8">
        <w:rPr>
          <w:rFonts w:ascii="Times New Roman" w:hAnsi="Times New Roman"/>
          <w:color w:val="000000"/>
          <w:sz w:val="24"/>
          <w:szCs w:val="24"/>
          <w:lang w:val="en-US"/>
        </w:rPr>
        <w:t xml:space="preserve">top left). The maximum number of species is obtained for intermediate values of negative non-trophic interactions (INTNEG around 0.2), and this independent of the intensity of the positive non-trophic interactions.  </w:t>
      </w:r>
    </w:p>
    <w:p w14:paraId="556E545D" w14:textId="21C030EC" w:rsidR="00FA1C34" w:rsidRPr="00E753B8" w:rsidRDefault="001B54D1">
      <w:pPr>
        <w:suppressAutoHyphens w:val="0"/>
        <w:spacing w:after="0"/>
        <w:jc w:val="both"/>
        <w:rPr>
          <w:rFonts w:ascii="Times New Roman" w:hAnsi="Times New Roman"/>
          <w:color w:val="000000"/>
          <w:sz w:val="24"/>
          <w:szCs w:val="24"/>
          <w:lang w:val="en-US"/>
        </w:rPr>
      </w:pPr>
      <w:r w:rsidRPr="00E753B8">
        <w:rPr>
          <w:rFonts w:ascii="Times New Roman" w:hAnsi="Times New Roman"/>
          <w:color w:val="000000"/>
          <w:sz w:val="24"/>
          <w:szCs w:val="24"/>
          <w:lang w:val="en-US"/>
        </w:rPr>
        <w:t>In the same vein, the biomass observed using the structure of the Chilean web is significantly superior than expected using random network structures for a broad range of metabolism and maximum consumption rates (resp. x</w:t>
      </w:r>
      <w:r w:rsidRPr="00E753B8">
        <w:rPr>
          <w:rFonts w:ascii="Times New Roman" w:hAnsi="Times New Roman"/>
          <w:color w:val="000000"/>
          <w:sz w:val="24"/>
          <w:szCs w:val="24"/>
          <w:vertAlign w:val="subscript"/>
          <w:lang w:val="en-US"/>
        </w:rPr>
        <w:t>0</w:t>
      </w:r>
      <w:r w:rsidRPr="00E753B8">
        <w:rPr>
          <w:rFonts w:ascii="Times New Roman" w:hAnsi="Times New Roman"/>
          <w:color w:val="000000"/>
          <w:sz w:val="24"/>
          <w:szCs w:val="24"/>
          <w:lang w:val="en-US"/>
        </w:rPr>
        <w:t xml:space="preserve"> and y; </w:t>
      </w:r>
      <w:ins w:id="508" w:author="Sonia Kéfi" w:date="2016-05-24T23:31:00Z">
        <w:r w:rsidR="00CE441E" w:rsidRPr="00E753B8">
          <w:rPr>
            <w:rFonts w:ascii="Times New Roman" w:hAnsi="Times New Roman"/>
            <w:color w:val="000000"/>
            <w:sz w:val="24"/>
            <w:szCs w:val="24"/>
            <w:lang w:val="en-US"/>
          </w:rPr>
          <w:t>S8</w:t>
        </w:r>
        <w:r w:rsidR="00CE441E">
          <w:rPr>
            <w:rFonts w:ascii="Times New Roman" w:hAnsi="Times New Roman"/>
            <w:color w:val="000000"/>
            <w:sz w:val="24"/>
            <w:szCs w:val="24"/>
            <w:lang w:val="en-US"/>
          </w:rPr>
          <w:t xml:space="preserve"> </w:t>
        </w:r>
      </w:ins>
      <w:r w:rsidRPr="00E753B8">
        <w:rPr>
          <w:rFonts w:ascii="Times New Roman" w:hAnsi="Times New Roman"/>
          <w:color w:val="000000"/>
          <w:sz w:val="24"/>
          <w:szCs w:val="24"/>
          <w:lang w:val="en-US"/>
        </w:rPr>
        <w:t>Fig</w:t>
      </w:r>
      <w:del w:id="509" w:author="Sonia Kéfi" w:date="2016-05-24T23:31:00Z">
        <w:r w:rsidRPr="00E753B8" w:rsidDel="00CE441E">
          <w:rPr>
            <w:rFonts w:ascii="Times New Roman" w:hAnsi="Times New Roman"/>
            <w:color w:val="000000"/>
            <w:sz w:val="24"/>
            <w:szCs w:val="24"/>
            <w:lang w:val="en-US"/>
          </w:rPr>
          <w:delText>.</w:delText>
        </w:r>
      </w:del>
      <w:r w:rsidRPr="00E753B8">
        <w:rPr>
          <w:rFonts w:ascii="Times New Roman" w:hAnsi="Times New Roman"/>
          <w:color w:val="000000"/>
          <w:sz w:val="24"/>
          <w:szCs w:val="24"/>
          <w:lang w:val="en-US"/>
        </w:rPr>
        <w:t xml:space="preserve"> </w:t>
      </w:r>
      <w:del w:id="510" w:author="Sonia Kéfi" w:date="2016-05-24T23:31:00Z">
        <w:r w:rsidRPr="00E753B8" w:rsidDel="00CE441E">
          <w:rPr>
            <w:rFonts w:ascii="Times New Roman" w:hAnsi="Times New Roman"/>
            <w:color w:val="000000"/>
            <w:sz w:val="24"/>
            <w:szCs w:val="24"/>
            <w:lang w:val="en-US"/>
          </w:rPr>
          <w:delText xml:space="preserve">S8 </w:delText>
        </w:r>
      </w:del>
      <w:r w:rsidRPr="00E753B8">
        <w:rPr>
          <w:rFonts w:ascii="Times New Roman" w:hAnsi="Times New Roman"/>
          <w:color w:val="000000"/>
          <w:sz w:val="24"/>
          <w:szCs w:val="24"/>
          <w:lang w:val="en-US"/>
        </w:rPr>
        <w:t xml:space="preserve">bottom left), and the maximum number of species is obtained for low to medium values of metabolism </w:t>
      </w:r>
      <w:r w:rsidR="00FA1C34" w:rsidRPr="00E753B8">
        <w:rPr>
          <w:rFonts w:ascii="Times New Roman" w:hAnsi="Times New Roman"/>
          <w:color w:val="000000"/>
          <w:sz w:val="24"/>
          <w:szCs w:val="24"/>
          <w:lang w:val="en-US"/>
        </w:rPr>
        <w:t>in a broad range of maximum consumption rate (</w:t>
      </w:r>
      <w:ins w:id="511" w:author="Sonia Kéfi" w:date="2016-05-24T23:34:00Z">
        <w:r w:rsidR="00C20694">
          <w:rPr>
            <w:rFonts w:ascii="Times New Roman" w:hAnsi="Times New Roman"/>
            <w:color w:val="000000"/>
            <w:sz w:val="24"/>
            <w:szCs w:val="24"/>
            <w:lang w:val="en-US"/>
          </w:rPr>
          <w:t xml:space="preserve">S8 </w:t>
        </w:r>
      </w:ins>
      <w:r w:rsidR="00FA1C34" w:rsidRPr="00E753B8">
        <w:rPr>
          <w:rFonts w:ascii="Times New Roman" w:hAnsi="Times New Roman"/>
          <w:color w:val="000000"/>
          <w:sz w:val="24"/>
          <w:szCs w:val="24"/>
          <w:lang w:val="en-US"/>
        </w:rPr>
        <w:t>Fig</w:t>
      </w:r>
      <w:del w:id="512" w:author="Sonia Kéfi" w:date="2016-05-24T23:34:00Z">
        <w:r w:rsidR="00FA1C34" w:rsidRPr="00E753B8" w:rsidDel="00C20694">
          <w:rPr>
            <w:rFonts w:ascii="Times New Roman" w:hAnsi="Times New Roman"/>
            <w:color w:val="000000"/>
            <w:sz w:val="24"/>
            <w:szCs w:val="24"/>
            <w:lang w:val="en-US"/>
          </w:rPr>
          <w:delText>. S8</w:delText>
        </w:r>
      </w:del>
      <w:r w:rsidR="00FA1C34" w:rsidRPr="00E753B8">
        <w:rPr>
          <w:rFonts w:ascii="Times New Roman" w:hAnsi="Times New Roman"/>
          <w:color w:val="000000"/>
          <w:sz w:val="24"/>
          <w:szCs w:val="24"/>
          <w:lang w:val="en-US"/>
        </w:rPr>
        <w:t xml:space="preserve"> bottom)</w:t>
      </w:r>
      <w:r w:rsidRPr="00E753B8">
        <w:rPr>
          <w:rFonts w:ascii="Times New Roman" w:hAnsi="Times New Roman"/>
          <w:color w:val="000000"/>
          <w:sz w:val="24"/>
          <w:szCs w:val="24"/>
          <w:lang w:val="en-US"/>
        </w:rPr>
        <w:t>.</w:t>
      </w:r>
    </w:p>
    <w:p w14:paraId="2555B4A1" w14:textId="486F6F2B" w:rsidR="00000828" w:rsidRPr="007754C0" w:rsidDel="00A16CED" w:rsidRDefault="00FA1C34">
      <w:pPr>
        <w:suppressAutoHyphens w:val="0"/>
        <w:spacing w:after="0"/>
        <w:jc w:val="both"/>
        <w:rPr>
          <w:del w:id="513" w:author="Sonia Kéfi" w:date="2016-05-25T00:04:00Z"/>
          <w:rFonts w:ascii="Times New Roman" w:hAnsi="Times New Roman"/>
          <w:color w:val="000000"/>
          <w:sz w:val="24"/>
          <w:szCs w:val="24"/>
          <w:lang w:val="en-US"/>
        </w:rPr>
      </w:pPr>
      <w:r w:rsidRPr="00E753B8">
        <w:rPr>
          <w:rFonts w:ascii="Times New Roman" w:hAnsi="Times New Roman"/>
          <w:color w:val="000000"/>
          <w:sz w:val="24"/>
          <w:szCs w:val="24"/>
          <w:lang w:val="en-US"/>
        </w:rPr>
        <w:t>For Fig</w:t>
      </w:r>
      <w:del w:id="514" w:author="Sonia Kéfi" w:date="2016-05-24T23:31:00Z">
        <w:r w:rsidRPr="00E753B8" w:rsidDel="00CE441E">
          <w:rPr>
            <w:rFonts w:ascii="Times New Roman" w:hAnsi="Times New Roman"/>
            <w:color w:val="000000"/>
            <w:sz w:val="24"/>
            <w:szCs w:val="24"/>
            <w:lang w:val="en-US"/>
          </w:rPr>
          <w:delText>.</w:delText>
        </w:r>
      </w:del>
      <w:r w:rsidRPr="00E753B8">
        <w:rPr>
          <w:rFonts w:ascii="Times New Roman" w:hAnsi="Times New Roman"/>
          <w:color w:val="000000"/>
          <w:sz w:val="24"/>
          <w:szCs w:val="24"/>
          <w:lang w:val="en-US"/>
        </w:rPr>
        <w:t xml:space="preserve"> 3 in the main text, we chose to illustrate those results using a combination of parameter values for which 14 species could be maintained (x</w:t>
      </w:r>
      <w:r w:rsidRPr="00E753B8">
        <w:rPr>
          <w:rFonts w:ascii="Times New Roman" w:hAnsi="Times New Roman"/>
          <w:color w:val="000000"/>
          <w:sz w:val="24"/>
          <w:szCs w:val="24"/>
          <w:vertAlign w:val="subscript"/>
          <w:lang w:val="en-US"/>
        </w:rPr>
        <w:t>0</w:t>
      </w:r>
      <w:r w:rsidRPr="00E753B8">
        <w:rPr>
          <w:rFonts w:ascii="Times New Roman" w:hAnsi="Times New Roman"/>
          <w:color w:val="000000"/>
          <w:sz w:val="24"/>
          <w:szCs w:val="24"/>
          <w:lang w:val="en-US"/>
        </w:rPr>
        <w:t xml:space="preserve">=0.2227 and y=10; </w:t>
      </w:r>
      <w:ins w:id="515" w:author="Sonia Kéfi" w:date="2016-05-24T23:31:00Z">
        <w:r w:rsidR="00CE441E">
          <w:rPr>
            <w:rFonts w:ascii="Times New Roman" w:hAnsi="Times New Roman"/>
            <w:color w:val="000000"/>
            <w:sz w:val="24"/>
            <w:szCs w:val="24"/>
            <w:lang w:val="en-US"/>
          </w:rPr>
          <w:t xml:space="preserve">S8 </w:t>
        </w:r>
      </w:ins>
      <w:r w:rsidRPr="00E753B8">
        <w:rPr>
          <w:rFonts w:ascii="Times New Roman" w:hAnsi="Times New Roman"/>
          <w:color w:val="000000"/>
          <w:sz w:val="24"/>
          <w:szCs w:val="24"/>
          <w:lang w:val="en-US"/>
        </w:rPr>
        <w:t>Fig</w:t>
      </w:r>
      <w:del w:id="516" w:author="Sonia Kéfi" w:date="2016-05-24T23:31:00Z">
        <w:r w:rsidRPr="00E753B8" w:rsidDel="00CE441E">
          <w:rPr>
            <w:rFonts w:ascii="Times New Roman" w:hAnsi="Times New Roman"/>
            <w:color w:val="000000"/>
            <w:sz w:val="24"/>
            <w:szCs w:val="24"/>
            <w:lang w:val="en-US"/>
          </w:rPr>
          <w:delText>.</w:delText>
        </w:r>
      </w:del>
      <w:r w:rsidRPr="00E753B8">
        <w:rPr>
          <w:rFonts w:ascii="Times New Roman" w:hAnsi="Times New Roman"/>
          <w:color w:val="000000"/>
          <w:sz w:val="24"/>
          <w:szCs w:val="24"/>
          <w:lang w:val="en-US"/>
        </w:rPr>
        <w:t xml:space="preserve"> </w:t>
      </w:r>
      <w:del w:id="517" w:author="Sonia Kéfi" w:date="2016-05-24T23:34:00Z">
        <w:r w:rsidRPr="00E753B8" w:rsidDel="00C20694">
          <w:rPr>
            <w:rFonts w:ascii="Times New Roman" w:hAnsi="Times New Roman"/>
            <w:color w:val="000000"/>
            <w:sz w:val="24"/>
            <w:szCs w:val="24"/>
            <w:lang w:val="en-US"/>
          </w:rPr>
          <w:delText xml:space="preserve">S8 </w:delText>
        </w:r>
      </w:del>
      <w:r w:rsidRPr="00E753B8">
        <w:rPr>
          <w:rFonts w:ascii="Times New Roman" w:hAnsi="Times New Roman"/>
          <w:color w:val="000000"/>
          <w:sz w:val="24"/>
          <w:szCs w:val="24"/>
          <w:lang w:val="en-US"/>
        </w:rPr>
        <w:t>bottom right) and we chose the intensity of the non-trophic intensities at the edge of the sig</w:t>
      </w:r>
      <w:r w:rsidR="00E753B8">
        <w:rPr>
          <w:rFonts w:ascii="Times New Roman" w:hAnsi="Times New Roman"/>
          <w:color w:val="000000"/>
          <w:sz w:val="24"/>
          <w:szCs w:val="24"/>
          <w:lang w:val="en-US"/>
        </w:rPr>
        <w:t xml:space="preserve">nificance area for the biomass </w:t>
      </w:r>
      <w:r w:rsidRPr="00E753B8">
        <w:rPr>
          <w:rFonts w:ascii="Times New Roman" w:hAnsi="Times New Roman"/>
          <w:color w:val="000000"/>
          <w:sz w:val="24"/>
          <w:szCs w:val="24"/>
          <w:lang w:val="en-US"/>
        </w:rPr>
        <w:t xml:space="preserve">(INTNEG=0.2, INTPOS=1; </w:t>
      </w:r>
      <w:ins w:id="518" w:author="Sonia Kéfi" w:date="2016-05-24T23:31:00Z">
        <w:r w:rsidR="00CE441E">
          <w:rPr>
            <w:rFonts w:ascii="Times New Roman" w:hAnsi="Times New Roman"/>
            <w:color w:val="000000"/>
            <w:sz w:val="24"/>
            <w:szCs w:val="24"/>
            <w:lang w:val="en-US"/>
          </w:rPr>
          <w:t xml:space="preserve">S8 </w:t>
        </w:r>
      </w:ins>
      <w:r w:rsidRPr="00E753B8">
        <w:rPr>
          <w:rFonts w:ascii="Times New Roman" w:hAnsi="Times New Roman"/>
          <w:color w:val="000000"/>
          <w:sz w:val="24"/>
          <w:szCs w:val="24"/>
          <w:lang w:val="en-US"/>
        </w:rPr>
        <w:t>Fig</w:t>
      </w:r>
      <w:del w:id="519" w:author="Sonia Kéfi" w:date="2016-05-24T23:31:00Z">
        <w:r w:rsidRPr="00E753B8" w:rsidDel="00CE441E">
          <w:rPr>
            <w:rFonts w:ascii="Times New Roman" w:hAnsi="Times New Roman"/>
            <w:color w:val="000000"/>
            <w:sz w:val="24"/>
            <w:szCs w:val="24"/>
            <w:lang w:val="en-US"/>
          </w:rPr>
          <w:delText>. S8</w:delText>
        </w:r>
      </w:del>
      <w:r w:rsidRPr="00E753B8">
        <w:rPr>
          <w:rFonts w:ascii="Times New Roman" w:hAnsi="Times New Roman"/>
          <w:color w:val="000000"/>
          <w:sz w:val="24"/>
          <w:szCs w:val="24"/>
          <w:lang w:val="en-US"/>
        </w:rPr>
        <w:t xml:space="preserve"> top left).</w:t>
      </w:r>
      <w:r>
        <w:rPr>
          <w:rFonts w:ascii="Times New Roman" w:hAnsi="Times New Roman"/>
          <w:color w:val="000000"/>
          <w:sz w:val="24"/>
          <w:szCs w:val="24"/>
          <w:lang w:val="en-US"/>
        </w:rPr>
        <w:t xml:space="preserve"> </w:t>
      </w:r>
      <w:r w:rsidR="001B54D1">
        <w:rPr>
          <w:rFonts w:ascii="Times New Roman" w:hAnsi="Times New Roman"/>
          <w:color w:val="000000"/>
          <w:sz w:val="24"/>
          <w:szCs w:val="24"/>
          <w:lang w:val="en-US"/>
        </w:rPr>
        <w:t xml:space="preserve"> </w:t>
      </w:r>
    </w:p>
    <w:p w14:paraId="09698991" w14:textId="08AD1911" w:rsidR="00000828" w:rsidDel="00A16CED" w:rsidRDefault="00000828">
      <w:pPr>
        <w:suppressAutoHyphens w:val="0"/>
        <w:spacing w:after="0"/>
        <w:jc w:val="both"/>
        <w:rPr>
          <w:del w:id="520" w:author="Sonia Kéfi" w:date="2016-05-25T00:04:00Z"/>
          <w:rFonts w:ascii="Times New Roman" w:hAnsi="Times New Roman"/>
          <w:b/>
          <w:color w:val="000000"/>
          <w:sz w:val="24"/>
          <w:szCs w:val="24"/>
          <w:lang w:val="en-US"/>
        </w:rPr>
        <w:pPrChange w:id="521" w:author="Sonia Kéfi" w:date="2016-05-25T00:11:00Z">
          <w:pPr>
            <w:suppressAutoHyphens w:val="0"/>
            <w:spacing w:after="0"/>
          </w:pPr>
        </w:pPrChange>
      </w:pPr>
    </w:p>
    <w:p w14:paraId="1B00AD47" w14:textId="0273128A" w:rsidR="00000828" w:rsidDel="00A16CED" w:rsidRDefault="00000828">
      <w:pPr>
        <w:suppressAutoHyphens w:val="0"/>
        <w:spacing w:after="0"/>
        <w:jc w:val="both"/>
        <w:rPr>
          <w:del w:id="522" w:author="Sonia Kéfi" w:date="2016-05-25T00:04:00Z"/>
          <w:rFonts w:ascii="Times New Roman" w:hAnsi="Times New Roman"/>
          <w:b/>
          <w:color w:val="000000"/>
          <w:sz w:val="24"/>
          <w:szCs w:val="24"/>
          <w:lang w:val="en-US"/>
        </w:rPr>
        <w:pPrChange w:id="523" w:author="Sonia Kéfi" w:date="2016-05-25T00:11:00Z">
          <w:pPr>
            <w:suppressAutoHyphens w:val="0"/>
            <w:spacing w:after="0"/>
          </w:pPr>
        </w:pPrChange>
      </w:pPr>
    </w:p>
    <w:p w14:paraId="2429E19F" w14:textId="0C03BE78" w:rsidR="00E753B8" w:rsidRPr="00E753B8" w:rsidDel="00A16CED" w:rsidRDefault="00E753B8">
      <w:pPr>
        <w:suppressAutoHyphens w:val="0"/>
        <w:spacing w:after="0"/>
        <w:jc w:val="both"/>
        <w:rPr>
          <w:del w:id="524" w:author="Sonia Kéfi" w:date="2016-05-25T00:04:00Z"/>
          <w:rFonts w:ascii="Times New Roman" w:hAnsi="Times New Roman"/>
          <w:b/>
          <w:color w:val="000000"/>
          <w:sz w:val="24"/>
          <w:szCs w:val="24"/>
          <w:lang w:val="en-US"/>
        </w:rPr>
        <w:pPrChange w:id="525" w:author="Sonia Kéfi" w:date="2016-05-25T00:11:00Z">
          <w:pPr>
            <w:suppressAutoHyphens w:val="0"/>
            <w:spacing w:after="0"/>
          </w:pPr>
        </w:pPrChange>
      </w:pPr>
      <w:del w:id="526" w:author="Sonia Kéfi" w:date="2016-05-25T00:04:00Z">
        <w:r w:rsidRPr="00131987" w:rsidDel="00A16CED">
          <w:rPr>
            <w:rFonts w:ascii="Times New Roman" w:hAnsi="Times New Roman"/>
            <w:b/>
            <w:noProof/>
            <w:color w:val="000000"/>
            <w:sz w:val="24"/>
            <w:szCs w:val="24"/>
            <w:lang w:eastAsia="fr-FR"/>
            <w:rPrChange w:id="527" w:author="Unknown">
              <w:rPr>
                <w:noProof/>
                <w:lang w:eastAsia="fr-FR"/>
              </w:rPr>
            </w:rPrChange>
          </w:rPr>
          <w:drawing>
            <wp:inline distT="0" distB="0" distL="0" distR="0" wp14:anchorId="79E27ADC" wp14:editId="06AEBA78">
              <wp:extent cx="5760720" cy="5040630"/>
              <wp:effectExtent l="0" t="0" r="508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S8_PLOS_rev2.jpg"/>
                      <pic:cNvPicPr/>
                    </pic:nvPicPr>
                    <pic:blipFill>
                      <a:blip r:embed="rId14">
                        <a:extLst>
                          <a:ext uri="{28A0092B-C50C-407E-A947-70E740481C1C}">
                            <a14:useLocalDpi xmlns:a14="http://schemas.microsoft.com/office/drawing/2010/main" val="0"/>
                          </a:ext>
                        </a:extLst>
                      </a:blip>
                      <a:stretch>
                        <a:fillRect/>
                      </a:stretch>
                    </pic:blipFill>
                    <pic:spPr>
                      <a:xfrm>
                        <a:off x="0" y="0"/>
                        <a:ext cx="5760720" cy="5040630"/>
                      </a:xfrm>
                      <a:prstGeom prst="rect">
                        <a:avLst/>
                      </a:prstGeom>
                    </pic:spPr>
                  </pic:pic>
                </a:graphicData>
              </a:graphic>
            </wp:inline>
          </w:drawing>
        </w:r>
      </w:del>
    </w:p>
    <w:p w14:paraId="75C15338" w14:textId="78343BE5" w:rsidR="00E753B8" w:rsidDel="00A16CED" w:rsidRDefault="00E753B8">
      <w:pPr>
        <w:suppressAutoHyphens w:val="0"/>
        <w:spacing w:after="0"/>
        <w:jc w:val="both"/>
        <w:rPr>
          <w:del w:id="528" w:author="Sonia Kéfi" w:date="2016-05-25T00:04:00Z"/>
          <w:rFonts w:ascii="Times New Roman" w:hAnsi="Times New Roman"/>
          <w:b/>
          <w:i/>
          <w:color w:val="000000"/>
          <w:shd w:val="clear" w:color="auto" w:fill="00FFFF"/>
          <w:lang w:val="en-US"/>
        </w:rPr>
      </w:pPr>
    </w:p>
    <w:p w14:paraId="48C9E742" w14:textId="139AF534" w:rsidR="00C25828" w:rsidRPr="0064291B" w:rsidDel="00A16CED" w:rsidRDefault="00E753B8">
      <w:pPr>
        <w:suppressAutoHyphens w:val="0"/>
        <w:spacing w:after="0"/>
        <w:jc w:val="both"/>
        <w:rPr>
          <w:del w:id="529" w:author="Sonia Kéfi" w:date="2016-05-25T00:04:00Z"/>
          <w:rFonts w:ascii="Times New Roman" w:hAnsi="Times New Roman"/>
          <w:i/>
          <w:color w:val="000000"/>
          <w:lang w:val="en-US"/>
        </w:rPr>
      </w:pPr>
      <w:del w:id="530" w:author="Sonia Kéfi" w:date="2016-05-25T00:04:00Z">
        <w:r w:rsidRPr="0064291B" w:rsidDel="00A16CED">
          <w:rPr>
            <w:rFonts w:ascii="Times New Roman" w:hAnsi="Times New Roman"/>
            <w:b/>
            <w:i/>
            <w:color w:val="000000"/>
            <w:lang w:val="en-US"/>
          </w:rPr>
          <w:delText>Figure S8.</w:delText>
        </w:r>
        <w:r w:rsidRPr="0064291B" w:rsidDel="00A16CED">
          <w:rPr>
            <w:rFonts w:ascii="Times New Roman" w:hAnsi="Times New Roman"/>
            <w:b/>
            <w:color w:val="000000"/>
            <w:lang w:val="en-US"/>
          </w:rPr>
          <w:delText xml:space="preserve"> </w:delText>
        </w:r>
        <w:r w:rsidRPr="0064291B" w:rsidDel="00A16CED">
          <w:rPr>
            <w:rFonts w:ascii="Times New Roman" w:hAnsi="Times New Roman"/>
            <w:i/>
            <w:color w:val="000000"/>
            <w:lang w:val="en-US"/>
          </w:rPr>
          <w:delText>Comparison of biomass and number of species observed after 2000 timesteps using either the structure of the Chilean web or one of the 500 random webs (wee Material and Methods)</w:delText>
        </w:r>
        <w:r w:rsidR="0064291B" w:rsidRPr="0064291B" w:rsidDel="00A16CED">
          <w:rPr>
            <w:rFonts w:ascii="Times New Roman" w:hAnsi="Times New Roman"/>
            <w:i/>
            <w:color w:val="000000"/>
            <w:lang w:val="en-US"/>
          </w:rPr>
          <w:delText xml:space="preserve"> for a range of parameter values (12 values of INTNEG and INTPOS, 7 values for y and x</w:delText>
        </w:r>
        <w:r w:rsidR="0064291B" w:rsidRPr="0064291B" w:rsidDel="00A16CED">
          <w:rPr>
            <w:rFonts w:ascii="Times New Roman" w:hAnsi="Times New Roman"/>
            <w:i/>
            <w:color w:val="000000"/>
            <w:vertAlign w:val="subscript"/>
            <w:lang w:val="en-US"/>
          </w:rPr>
          <w:delText>0</w:delText>
        </w:r>
        <w:r w:rsidR="0064291B" w:rsidRPr="0064291B" w:rsidDel="00A16CED">
          <w:rPr>
            <w:rFonts w:ascii="Times New Roman" w:hAnsi="Times New Roman"/>
            <w:i/>
            <w:color w:val="000000"/>
            <w:lang w:val="en-US"/>
          </w:rPr>
          <w:delText>)</w:delText>
        </w:r>
        <w:r w:rsidR="0064291B" w:rsidDel="00A16CED">
          <w:rPr>
            <w:rFonts w:ascii="Times New Roman" w:hAnsi="Times New Roman"/>
            <w:i/>
            <w:color w:val="000000"/>
            <w:lang w:val="en-US"/>
          </w:rPr>
          <w:delText xml:space="preserve">. Interpolation and heatmap were performed with the fields R package. Left: biomass p-value is the fraction of the 500 random networks for which the biomass is superior to the biomass of the Chilean web (in the drak blue areas, the biomass obtained using the structure of the Chilean web is significantly superior to the one obtained using random networks). Right: final number of species. The top row was plotted for x0=0.2227 and y =10. The bottom row was plotted for INTPOS = 1 and INTNEG = 0.2. See Table S2 for other parameter values used for the simulations. </w:delText>
        </w:r>
        <w:r w:rsidRPr="0064291B" w:rsidDel="00A16CED">
          <w:rPr>
            <w:rFonts w:ascii="Times New Roman" w:hAnsi="Times New Roman"/>
            <w:i/>
            <w:color w:val="000000"/>
            <w:lang w:val="en-US"/>
          </w:rPr>
          <w:delText xml:space="preserve"> </w:delText>
        </w:r>
      </w:del>
    </w:p>
    <w:p w14:paraId="4E2EA116" w14:textId="77777777" w:rsidR="00E753B8" w:rsidDel="00A16CED" w:rsidRDefault="00E753B8">
      <w:pPr>
        <w:suppressAutoHyphens w:val="0"/>
        <w:spacing w:after="0"/>
        <w:jc w:val="both"/>
        <w:rPr>
          <w:del w:id="531" w:author="Sonia Kéfi" w:date="2016-05-25T00:10:00Z"/>
          <w:rFonts w:ascii="Times New Roman" w:hAnsi="Times New Roman"/>
          <w:b/>
          <w:color w:val="000000"/>
          <w:sz w:val="32"/>
          <w:szCs w:val="32"/>
          <w:lang w:val="en-US"/>
        </w:rPr>
      </w:pPr>
    </w:p>
    <w:p w14:paraId="6F0016FB" w14:textId="77777777" w:rsidR="007754C0" w:rsidRPr="00C25828" w:rsidDel="00A16CED" w:rsidRDefault="007754C0">
      <w:pPr>
        <w:suppressAutoHyphens w:val="0"/>
        <w:spacing w:after="0"/>
        <w:jc w:val="both"/>
        <w:rPr>
          <w:del w:id="532" w:author="Sonia Kéfi" w:date="2016-05-25T00:10:00Z"/>
          <w:rFonts w:ascii="Times New Roman" w:hAnsi="Times New Roman"/>
          <w:b/>
          <w:color w:val="000000"/>
          <w:sz w:val="32"/>
          <w:szCs w:val="32"/>
          <w:lang w:val="en-US"/>
        </w:rPr>
      </w:pPr>
    </w:p>
    <w:p w14:paraId="1302BF5E" w14:textId="77777777" w:rsidR="00A16CED" w:rsidRDefault="00A16CED">
      <w:pPr>
        <w:suppressAutoHyphens w:val="0"/>
        <w:spacing w:after="0"/>
        <w:jc w:val="both"/>
        <w:rPr>
          <w:ins w:id="533" w:author="Sonia Kéfi" w:date="2016-05-25T00:04:00Z"/>
          <w:rFonts w:ascii="Times New Roman" w:hAnsi="Times New Roman"/>
          <w:b/>
          <w:iCs/>
          <w:sz w:val="32"/>
          <w:szCs w:val="32"/>
          <w:lang w:val="en-US"/>
        </w:rPr>
        <w:pPrChange w:id="534" w:author="Sonia Kéfi" w:date="2016-05-25T00:11:00Z">
          <w:pPr>
            <w:suppressAutoHyphens w:val="0"/>
            <w:spacing w:after="0"/>
          </w:pPr>
        </w:pPrChange>
      </w:pPr>
      <w:ins w:id="535" w:author="Sonia Kéfi" w:date="2016-05-25T00:04:00Z">
        <w:r>
          <w:rPr>
            <w:rFonts w:ascii="Times New Roman" w:hAnsi="Times New Roman"/>
            <w:b/>
            <w:iCs/>
            <w:sz w:val="32"/>
            <w:szCs w:val="32"/>
            <w:lang w:val="en-US"/>
          </w:rPr>
          <w:br w:type="page"/>
        </w:r>
      </w:ins>
    </w:p>
    <w:p w14:paraId="021A723A" w14:textId="3ABD80CB" w:rsidR="003F6E54" w:rsidRPr="00C25828" w:rsidRDefault="003F0ADD" w:rsidP="00C25828">
      <w:pPr>
        <w:pStyle w:val="Pardeliste"/>
        <w:numPr>
          <w:ilvl w:val="0"/>
          <w:numId w:val="3"/>
        </w:numPr>
        <w:suppressAutoHyphens w:val="0"/>
        <w:spacing w:after="0"/>
        <w:jc w:val="both"/>
        <w:rPr>
          <w:rFonts w:ascii="Times New Roman" w:hAnsi="Times New Roman"/>
          <w:b/>
          <w:color w:val="000000"/>
          <w:sz w:val="32"/>
          <w:szCs w:val="32"/>
          <w:lang w:val="en-US"/>
        </w:rPr>
      </w:pPr>
      <w:r w:rsidRPr="00C25828">
        <w:rPr>
          <w:rFonts w:ascii="Times New Roman" w:hAnsi="Times New Roman"/>
          <w:b/>
          <w:iCs/>
          <w:sz w:val="32"/>
          <w:szCs w:val="32"/>
          <w:lang w:val="en-US"/>
        </w:rPr>
        <w:lastRenderedPageBreak/>
        <w:t>T</w:t>
      </w:r>
      <w:r w:rsidR="00C25828" w:rsidRPr="00C25828">
        <w:rPr>
          <w:rFonts w:ascii="Times New Roman" w:hAnsi="Times New Roman"/>
          <w:b/>
          <w:iCs/>
          <w:sz w:val="32"/>
          <w:szCs w:val="32"/>
          <w:lang w:val="en-US"/>
        </w:rPr>
        <w:t>opology of the random networks</w:t>
      </w:r>
    </w:p>
    <w:p w14:paraId="4F914E0F" w14:textId="77777777" w:rsidR="00C25828" w:rsidRDefault="00C25828" w:rsidP="00C25828">
      <w:pPr>
        <w:suppressAutoHyphens w:val="0"/>
        <w:spacing w:after="0" w:line="240" w:lineRule="auto"/>
        <w:jc w:val="both"/>
        <w:rPr>
          <w:rFonts w:ascii="Times New Roman" w:hAnsi="Times New Roman"/>
          <w:iCs/>
          <w:sz w:val="24"/>
          <w:szCs w:val="24"/>
          <w:lang w:val="en-US"/>
        </w:rPr>
      </w:pPr>
    </w:p>
    <w:p w14:paraId="04B9A838" w14:textId="70DE03EA" w:rsidR="00C25828" w:rsidRPr="007754C0" w:rsidRDefault="00C25828" w:rsidP="00C25828">
      <w:pPr>
        <w:suppressAutoHyphens w:val="0"/>
        <w:spacing w:after="0" w:line="240" w:lineRule="auto"/>
        <w:jc w:val="both"/>
        <w:rPr>
          <w:rFonts w:ascii="Times New Roman" w:hAnsi="Times New Roman"/>
          <w:iCs/>
          <w:sz w:val="24"/>
          <w:szCs w:val="24"/>
          <w:lang w:val="en-US"/>
        </w:rPr>
      </w:pPr>
      <w:r w:rsidRPr="007754C0">
        <w:rPr>
          <w:rFonts w:ascii="Times New Roman" w:hAnsi="Times New Roman"/>
          <w:iCs/>
          <w:sz w:val="24"/>
          <w:szCs w:val="24"/>
          <w:lang w:val="en-US"/>
        </w:rPr>
        <w:t xml:space="preserve">The random networks </w:t>
      </w:r>
      <w:r w:rsidR="003B5931" w:rsidRPr="007754C0">
        <w:rPr>
          <w:rFonts w:ascii="Times New Roman" w:hAnsi="Times New Roman"/>
          <w:iCs/>
          <w:sz w:val="24"/>
          <w:szCs w:val="24"/>
          <w:lang w:val="en-US"/>
        </w:rPr>
        <w:t>keeping the same sequence of in and out degrees</w:t>
      </w:r>
      <w:r w:rsidR="00C9621A" w:rsidRPr="007754C0">
        <w:rPr>
          <w:rFonts w:ascii="Times New Roman" w:hAnsi="Times New Roman"/>
          <w:iCs/>
          <w:sz w:val="24"/>
          <w:szCs w:val="24"/>
          <w:lang w:val="en-US"/>
        </w:rPr>
        <w:t xml:space="preserve"> (see Materials and Methods)</w:t>
      </w:r>
      <w:r w:rsidR="003B5931" w:rsidRPr="007754C0">
        <w:rPr>
          <w:rFonts w:ascii="Times New Roman" w:hAnsi="Times New Roman"/>
          <w:iCs/>
          <w:sz w:val="24"/>
          <w:szCs w:val="24"/>
          <w:lang w:val="en-US"/>
        </w:rPr>
        <w:t xml:space="preserve"> have very similar topological properties as t</w:t>
      </w:r>
      <w:r w:rsidR="00BB1002" w:rsidRPr="007754C0">
        <w:rPr>
          <w:rFonts w:ascii="Times New Roman" w:hAnsi="Times New Roman"/>
          <w:iCs/>
          <w:sz w:val="24"/>
          <w:szCs w:val="24"/>
          <w:lang w:val="en-US"/>
        </w:rPr>
        <w:t>hose of the Chilean web (</w:t>
      </w:r>
      <w:ins w:id="536" w:author="Sonia Kéfi" w:date="2016-05-24T23:34:00Z">
        <w:r w:rsidR="00C20694" w:rsidRPr="007754C0">
          <w:rPr>
            <w:rFonts w:ascii="Times New Roman" w:hAnsi="Times New Roman"/>
            <w:sz w:val="24"/>
            <w:szCs w:val="24"/>
            <w:lang w:val="en-US"/>
          </w:rPr>
          <w:t>S9 and S10</w:t>
        </w:r>
        <w:r w:rsidR="00C20694">
          <w:rPr>
            <w:rFonts w:ascii="Times New Roman" w:hAnsi="Times New Roman"/>
            <w:sz w:val="24"/>
            <w:szCs w:val="24"/>
            <w:lang w:val="en-US"/>
          </w:rPr>
          <w:t xml:space="preserve"> </w:t>
        </w:r>
      </w:ins>
      <w:r w:rsidR="00BB1002" w:rsidRPr="007754C0">
        <w:rPr>
          <w:rFonts w:ascii="Times New Roman" w:hAnsi="Times New Roman"/>
          <w:iCs/>
          <w:sz w:val="24"/>
          <w:szCs w:val="24"/>
          <w:lang w:val="en-US"/>
        </w:rPr>
        <w:t>Fig</w:t>
      </w:r>
      <w:del w:id="537" w:author="Sonia Kéfi" w:date="2016-05-24T23:34:00Z">
        <w:r w:rsidR="00BB1002" w:rsidRPr="007754C0" w:rsidDel="00C20694">
          <w:rPr>
            <w:rFonts w:ascii="Times New Roman" w:hAnsi="Times New Roman"/>
            <w:iCs/>
            <w:sz w:val="24"/>
            <w:szCs w:val="24"/>
            <w:lang w:val="en-US"/>
          </w:rPr>
          <w:delText>. S9 and S10</w:delText>
        </w:r>
      </w:del>
      <w:r w:rsidR="003B5931" w:rsidRPr="007754C0">
        <w:rPr>
          <w:rFonts w:ascii="Times New Roman" w:hAnsi="Times New Roman"/>
          <w:iCs/>
          <w:sz w:val="24"/>
          <w:szCs w:val="24"/>
          <w:lang w:val="en-US"/>
        </w:rPr>
        <w:t xml:space="preserve">). </w:t>
      </w:r>
      <w:r w:rsidR="00866278" w:rsidRPr="007754C0">
        <w:rPr>
          <w:rFonts w:ascii="Times New Roman" w:hAnsi="Times New Roman"/>
          <w:iCs/>
          <w:sz w:val="24"/>
          <w:szCs w:val="24"/>
          <w:lang w:val="en-US"/>
        </w:rPr>
        <w:t xml:space="preserve"> </w:t>
      </w:r>
      <w:r w:rsidRPr="007754C0">
        <w:rPr>
          <w:rFonts w:ascii="Times New Roman" w:hAnsi="Times New Roman"/>
          <w:iCs/>
          <w:sz w:val="24"/>
          <w:szCs w:val="24"/>
          <w:lang w:val="en-US"/>
        </w:rPr>
        <w:t xml:space="preserve">In particular, </w:t>
      </w:r>
      <w:r w:rsidRPr="007754C0">
        <w:rPr>
          <w:rFonts w:ascii="Times New Roman" w:hAnsi="Times New Roman"/>
          <w:sz w:val="24"/>
          <w:szCs w:val="24"/>
          <w:lang w:val="en-US"/>
        </w:rPr>
        <w:t xml:space="preserve">the in/out degrees are (almost) equal in the real and simulated networks (see </w:t>
      </w:r>
      <w:ins w:id="538" w:author="Sonia Kéfi" w:date="2016-05-24T23:34:00Z">
        <w:r w:rsidR="00C20694" w:rsidRPr="007754C0">
          <w:rPr>
            <w:rFonts w:ascii="Times New Roman" w:hAnsi="Times New Roman"/>
            <w:sz w:val="24"/>
            <w:szCs w:val="24"/>
            <w:lang w:val="en-US"/>
          </w:rPr>
          <w:t>S9 and S10</w:t>
        </w:r>
        <w:r w:rsidR="00C20694">
          <w:rPr>
            <w:rFonts w:ascii="Times New Roman" w:hAnsi="Times New Roman"/>
            <w:sz w:val="24"/>
            <w:szCs w:val="24"/>
            <w:lang w:val="en-US"/>
          </w:rPr>
          <w:t xml:space="preserve"> </w:t>
        </w:r>
      </w:ins>
      <w:r w:rsidRPr="007754C0">
        <w:rPr>
          <w:rFonts w:ascii="Times New Roman" w:hAnsi="Times New Roman"/>
          <w:sz w:val="24"/>
          <w:szCs w:val="24"/>
          <w:lang w:val="en-US"/>
        </w:rPr>
        <w:t>Fig</w:t>
      </w:r>
      <w:ins w:id="539" w:author="Sonia Kéfi" w:date="2016-05-24T23:35:00Z">
        <w:r w:rsidR="00C20694">
          <w:rPr>
            <w:rFonts w:ascii="Times New Roman" w:hAnsi="Times New Roman"/>
            <w:sz w:val="24"/>
            <w:szCs w:val="24"/>
            <w:lang w:val="en-US"/>
          </w:rPr>
          <w:t>s</w:t>
        </w:r>
      </w:ins>
      <w:del w:id="540" w:author="Sonia Kéfi" w:date="2016-05-24T23:34:00Z">
        <w:r w:rsidRPr="007754C0" w:rsidDel="00C20694">
          <w:rPr>
            <w:rFonts w:ascii="Times New Roman" w:hAnsi="Times New Roman"/>
            <w:sz w:val="24"/>
            <w:szCs w:val="24"/>
            <w:lang w:val="en-US"/>
          </w:rPr>
          <w:delText>. S9 and S10</w:delText>
        </w:r>
      </w:del>
      <w:r w:rsidRPr="007754C0">
        <w:rPr>
          <w:rFonts w:ascii="Times New Roman" w:hAnsi="Times New Roman"/>
          <w:sz w:val="24"/>
          <w:szCs w:val="24"/>
          <w:lang w:val="en-US"/>
        </w:rPr>
        <w:t>) for each of the three layers, meaning that it conserves the correlation between the degrees. This correlation between degrees is done at the node level but not at the level of pairs of species. Thus, the null model used is very strongly constrained.</w:t>
      </w:r>
      <w:r w:rsidRPr="007754C0">
        <w:rPr>
          <w:rFonts w:ascii="Times New Roman" w:hAnsi="Times New Roman"/>
          <w:iCs/>
          <w:sz w:val="24"/>
          <w:szCs w:val="24"/>
          <w:lang w:val="en-US"/>
        </w:rPr>
        <w:t xml:space="preserve"> </w:t>
      </w:r>
    </w:p>
    <w:p w14:paraId="73EBB25F" w14:textId="7608AF64" w:rsidR="00C25828" w:rsidRPr="00C25828" w:rsidRDefault="00C25828" w:rsidP="00C25828">
      <w:pPr>
        <w:suppressAutoHyphens w:val="0"/>
        <w:spacing w:after="0" w:line="240" w:lineRule="auto"/>
        <w:jc w:val="both"/>
        <w:rPr>
          <w:rFonts w:ascii="Times New Roman" w:hAnsi="Times New Roman"/>
          <w:iCs/>
          <w:sz w:val="24"/>
          <w:szCs w:val="24"/>
          <w:lang w:val="en-US"/>
        </w:rPr>
      </w:pPr>
      <w:r w:rsidRPr="007754C0">
        <w:rPr>
          <w:rFonts w:ascii="Times New Roman" w:hAnsi="Times New Roman"/>
          <w:sz w:val="24"/>
          <w:szCs w:val="24"/>
          <w:lang w:val="en-US"/>
        </w:rPr>
        <w:t>This null model was used to calculate the expected number of pairwise interactions in Table 1 (one type, two types, all types) and for the dynamical model simulations (Fig</w:t>
      </w:r>
      <w:del w:id="541" w:author="Sonia Kéfi" w:date="2016-05-24T23:31:00Z">
        <w:r w:rsidRPr="007754C0" w:rsidDel="00CE441E">
          <w:rPr>
            <w:rFonts w:ascii="Times New Roman" w:hAnsi="Times New Roman"/>
            <w:sz w:val="24"/>
            <w:szCs w:val="24"/>
            <w:lang w:val="en-US"/>
          </w:rPr>
          <w:delText>.</w:delText>
        </w:r>
      </w:del>
      <w:r w:rsidRPr="007754C0">
        <w:rPr>
          <w:rFonts w:ascii="Times New Roman" w:hAnsi="Times New Roman"/>
          <w:sz w:val="24"/>
          <w:szCs w:val="24"/>
          <w:lang w:val="en-US"/>
        </w:rPr>
        <w:t xml:space="preserve"> 3, S7 and S8</w:t>
      </w:r>
      <w:ins w:id="542" w:author="Sonia Kéfi" w:date="2016-05-24T23:31:00Z">
        <w:r w:rsidR="00CE441E">
          <w:rPr>
            <w:rFonts w:ascii="Times New Roman" w:hAnsi="Times New Roman"/>
            <w:sz w:val="24"/>
            <w:szCs w:val="24"/>
            <w:lang w:val="en-US"/>
          </w:rPr>
          <w:t xml:space="preserve"> Figs</w:t>
        </w:r>
      </w:ins>
      <w:r w:rsidRPr="007754C0">
        <w:rPr>
          <w:rFonts w:ascii="Times New Roman" w:hAnsi="Times New Roman"/>
          <w:sz w:val="24"/>
          <w:szCs w:val="24"/>
          <w:lang w:val="en-US"/>
        </w:rPr>
        <w:t>).</w:t>
      </w:r>
      <w:r>
        <w:rPr>
          <w:rFonts w:ascii="Times New Roman" w:hAnsi="Times New Roman"/>
          <w:sz w:val="24"/>
          <w:szCs w:val="24"/>
          <w:lang w:val="en-US"/>
        </w:rPr>
        <w:t xml:space="preserve"> </w:t>
      </w:r>
    </w:p>
    <w:p w14:paraId="001FAFF8" w14:textId="77777777" w:rsidR="00C25828" w:rsidRPr="00481218" w:rsidRDefault="00C25828" w:rsidP="00481218">
      <w:pPr>
        <w:suppressAutoHyphens w:val="0"/>
        <w:spacing w:after="0"/>
        <w:jc w:val="both"/>
        <w:rPr>
          <w:rFonts w:ascii="Times New Roman" w:hAnsi="Times New Roman"/>
          <w:iCs/>
          <w:sz w:val="24"/>
          <w:szCs w:val="24"/>
          <w:lang w:val="en-US"/>
        </w:rPr>
      </w:pPr>
    </w:p>
    <w:p w14:paraId="29C7619A" w14:textId="66F718B8" w:rsidR="003F0ADD" w:rsidDel="00A16CED" w:rsidRDefault="003F0ADD" w:rsidP="003F0ADD">
      <w:pPr>
        <w:suppressAutoHyphens w:val="0"/>
        <w:spacing w:after="0"/>
        <w:jc w:val="center"/>
        <w:rPr>
          <w:del w:id="543" w:author="Sonia Kéfi" w:date="2016-05-25T00:06:00Z"/>
          <w:rFonts w:ascii="Times New Roman" w:eastAsia="DejaVu Sans" w:hAnsi="Times New Roman"/>
          <w:b/>
          <w:sz w:val="24"/>
          <w:szCs w:val="24"/>
          <w:lang w:val="en-US" w:eastAsia="fr-FR"/>
        </w:rPr>
      </w:pPr>
      <w:del w:id="544" w:author="Sonia Kéfi" w:date="2016-05-25T00:06:00Z">
        <w:r w:rsidRPr="00131987" w:rsidDel="00A16CED">
          <w:rPr>
            <w:rFonts w:ascii="Times New Roman" w:eastAsia="DejaVu Sans" w:hAnsi="Times New Roman"/>
            <w:b/>
            <w:noProof/>
            <w:sz w:val="24"/>
            <w:szCs w:val="24"/>
            <w:lang w:eastAsia="fr-FR"/>
            <w:rPrChange w:id="545" w:author="Unknown">
              <w:rPr>
                <w:noProof/>
                <w:lang w:eastAsia="fr-FR"/>
              </w:rPr>
            </w:rPrChange>
          </w:rPr>
          <w:drawing>
            <wp:inline distT="0" distB="0" distL="0" distR="0" wp14:anchorId="4EB7727E" wp14:editId="3A133121">
              <wp:extent cx="4768475" cy="7200000"/>
              <wp:effectExtent l="0" t="0" r="698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newfig1.png"/>
                      <pic:cNvPicPr/>
                    </pic:nvPicPr>
                    <pic:blipFill>
                      <a:blip r:embed="rId15">
                        <a:extLst>
                          <a:ext uri="{28A0092B-C50C-407E-A947-70E740481C1C}">
                            <a14:useLocalDpi xmlns:a14="http://schemas.microsoft.com/office/drawing/2010/main" val="0"/>
                          </a:ext>
                        </a:extLst>
                      </a:blip>
                      <a:stretch>
                        <a:fillRect/>
                      </a:stretch>
                    </pic:blipFill>
                    <pic:spPr>
                      <a:xfrm>
                        <a:off x="0" y="0"/>
                        <a:ext cx="4768475" cy="7200000"/>
                      </a:xfrm>
                      <a:prstGeom prst="rect">
                        <a:avLst/>
                      </a:prstGeom>
                    </pic:spPr>
                  </pic:pic>
                </a:graphicData>
              </a:graphic>
            </wp:inline>
          </w:drawing>
        </w:r>
      </w:del>
    </w:p>
    <w:p w14:paraId="1A264AC0" w14:textId="4C504AD5" w:rsidR="003F0ADD" w:rsidRPr="00866278" w:rsidDel="00A16CED" w:rsidRDefault="003F0ADD" w:rsidP="000271DA">
      <w:pPr>
        <w:suppressAutoHyphens w:val="0"/>
        <w:spacing w:after="0"/>
        <w:jc w:val="both"/>
        <w:rPr>
          <w:del w:id="546" w:author="Sonia Kéfi" w:date="2016-05-25T00:06:00Z"/>
          <w:rFonts w:ascii="Times New Roman" w:eastAsia="DejaVu Sans" w:hAnsi="Times New Roman"/>
          <w:b/>
          <w:sz w:val="24"/>
          <w:szCs w:val="24"/>
          <w:lang w:val="en-US" w:eastAsia="fr-FR"/>
        </w:rPr>
      </w:pPr>
    </w:p>
    <w:p w14:paraId="710ABD0A" w14:textId="4DBCC511" w:rsidR="00866278" w:rsidRPr="00481218" w:rsidDel="00A16CED" w:rsidRDefault="00866278" w:rsidP="00C9621A">
      <w:pPr>
        <w:suppressAutoHyphens w:val="0"/>
        <w:spacing w:after="0" w:line="240" w:lineRule="auto"/>
        <w:jc w:val="both"/>
        <w:rPr>
          <w:del w:id="547" w:author="Sonia Kéfi" w:date="2016-05-25T00:06:00Z"/>
          <w:rFonts w:ascii="Times New Roman" w:eastAsia="Times New Roman" w:hAnsi="Times New Roman"/>
          <w:i/>
          <w:color w:val="auto"/>
          <w:lang w:val="en-US" w:eastAsia="fr-FR"/>
        </w:rPr>
      </w:pPr>
      <w:del w:id="548" w:author="Sonia Kéfi" w:date="2016-05-25T00:06:00Z">
        <w:r w:rsidRPr="00481218" w:rsidDel="00A16CED">
          <w:rPr>
            <w:rFonts w:ascii="Times New Roman" w:eastAsia="Times New Roman" w:hAnsi="Times New Roman"/>
            <w:b/>
            <w:i/>
            <w:color w:val="auto"/>
            <w:lang w:val="en-US" w:eastAsia="fr-FR"/>
          </w:rPr>
          <w:delText>Figure S</w:delText>
        </w:r>
        <w:r w:rsidR="00DF7EE8" w:rsidRPr="00481218" w:rsidDel="00A16CED">
          <w:rPr>
            <w:rFonts w:ascii="Times New Roman" w:eastAsia="Times New Roman" w:hAnsi="Times New Roman"/>
            <w:b/>
            <w:i/>
            <w:color w:val="auto"/>
            <w:lang w:val="en-US" w:eastAsia="fr-FR"/>
          </w:rPr>
          <w:delText>9</w:delText>
        </w:r>
        <w:r w:rsidRPr="00481218" w:rsidDel="00A16CED">
          <w:rPr>
            <w:rFonts w:ascii="Times New Roman" w:eastAsia="Times New Roman" w:hAnsi="Times New Roman"/>
            <w:i/>
            <w:color w:val="auto"/>
            <w:lang w:val="en-US" w:eastAsia="fr-FR"/>
          </w:rPr>
          <w:delText xml:space="preserve">. </w:delText>
        </w:r>
        <w:r w:rsidR="00A54619" w:rsidRPr="00481218" w:rsidDel="00A16CED">
          <w:rPr>
            <w:rFonts w:ascii="Times New Roman" w:eastAsia="Times New Roman" w:hAnsi="Times New Roman"/>
            <w:i/>
            <w:color w:val="auto"/>
            <w:lang w:val="en-US" w:eastAsia="fr-FR"/>
          </w:rPr>
          <w:delText>Example of c</w:delText>
        </w:r>
        <w:r w:rsidR="003F0ADD" w:rsidRPr="00481218" w:rsidDel="00A16CED">
          <w:rPr>
            <w:rFonts w:ascii="Times New Roman" w:eastAsia="Times New Roman" w:hAnsi="Times New Roman"/>
            <w:i/>
            <w:color w:val="auto"/>
            <w:lang w:val="en-US" w:eastAsia="fr-FR"/>
          </w:rPr>
          <w:delText>umulative in/out degree distribution in the trophic, positive and negative layers, for t</w:delText>
        </w:r>
        <w:r w:rsidR="00C9621A" w:rsidRPr="00481218" w:rsidDel="00A16CED">
          <w:rPr>
            <w:rFonts w:ascii="Times New Roman" w:eastAsia="Times New Roman" w:hAnsi="Times New Roman"/>
            <w:i/>
            <w:color w:val="auto"/>
            <w:lang w:val="en-US" w:eastAsia="fr-FR"/>
          </w:rPr>
          <w:delText>he Chilean web (black) and for one</w:delText>
        </w:r>
        <w:r w:rsidR="003F0ADD" w:rsidRPr="00481218" w:rsidDel="00A16CED">
          <w:rPr>
            <w:rFonts w:ascii="Times New Roman" w:eastAsia="Times New Roman" w:hAnsi="Times New Roman"/>
            <w:i/>
            <w:color w:val="auto"/>
            <w:lang w:val="en-US" w:eastAsia="fr-FR"/>
          </w:rPr>
          <w:delText xml:space="preserve"> random network obtained with</w:delText>
        </w:r>
        <w:r w:rsidR="00A54619" w:rsidRPr="00481218" w:rsidDel="00A16CED">
          <w:rPr>
            <w:rFonts w:ascii="Times New Roman" w:eastAsia="Times New Roman" w:hAnsi="Times New Roman"/>
            <w:i/>
            <w:color w:val="auto"/>
            <w:lang w:val="en-US" w:eastAsia="fr-FR"/>
          </w:rPr>
          <w:delText xml:space="preserve"> our procedure explained in Materials and Methods</w:delText>
        </w:r>
        <w:r w:rsidR="003F0ADD" w:rsidRPr="00481218" w:rsidDel="00A16CED">
          <w:rPr>
            <w:rFonts w:ascii="Times New Roman" w:eastAsia="Times New Roman" w:hAnsi="Times New Roman"/>
            <w:i/>
            <w:color w:val="auto"/>
            <w:lang w:val="en-US" w:eastAsia="fr-FR"/>
          </w:rPr>
          <w:delText>.</w:delText>
        </w:r>
        <w:r w:rsidR="00A54619" w:rsidRPr="00481218" w:rsidDel="00A16CED">
          <w:rPr>
            <w:rFonts w:ascii="Times New Roman" w:eastAsia="Times New Roman" w:hAnsi="Times New Roman"/>
            <w:i/>
            <w:color w:val="auto"/>
            <w:lang w:val="en-US" w:eastAsia="fr-FR"/>
          </w:rPr>
          <w:delText xml:space="preserve"> In this example, the 3 layers were randomized, as done for the pairwise analysis of Table 1.</w:delText>
        </w:r>
      </w:del>
    </w:p>
    <w:p w14:paraId="6F98D8BA" w14:textId="77777777" w:rsidR="00BB1002" w:rsidRPr="00481218" w:rsidDel="00A16CED" w:rsidRDefault="00BB1002" w:rsidP="00866278">
      <w:pPr>
        <w:suppressAutoHyphens w:val="0"/>
        <w:spacing w:after="0" w:line="240" w:lineRule="auto"/>
        <w:rPr>
          <w:del w:id="549" w:author="Sonia Kéfi" w:date="2016-05-25T00:09:00Z"/>
          <w:rFonts w:ascii="Times New Roman" w:eastAsia="Times New Roman" w:hAnsi="Times New Roman"/>
          <w:i/>
          <w:color w:val="auto"/>
          <w:lang w:val="en-US" w:eastAsia="fr-FR"/>
        </w:rPr>
      </w:pPr>
    </w:p>
    <w:p w14:paraId="3EA097B1" w14:textId="24701BE5" w:rsidR="00B30F8A" w:rsidDel="00A16CED" w:rsidRDefault="003F0ADD">
      <w:pPr>
        <w:suppressAutoHyphens w:val="0"/>
        <w:spacing w:after="0" w:line="240" w:lineRule="auto"/>
        <w:jc w:val="center"/>
        <w:rPr>
          <w:del w:id="550" w:author="Sonia Kéfi" w:date="2016-05-25T00:09:00Z"/>
          <w:rFonts w:ascii="Times New Roman" w:eastAsia="Times New Roman" w:hAnsi="Times New Roman"/>
          <w:color w:val="auto"/>
          <w:sz w:val="24"/>
          <w:szCs w:val="24"/>
          <w:lang w:eastAsia="fr-FR"/>
        </w:rPr>
      </w:pPr>
      <w:del w:id="551" w:author="Sonia Kéfi" w:date="2016-05-25T00:09:00Z">
        <w:r w:rsidRPr="003F0ADD" w:rsidDel="00A16CED">
          <w:rPr>
            <w:rFonts w:ascii="Times New Roman" w:eastAsia="Times New Roman" w:hAnsi="Times New Roman"/>
            <w:color w:val="auto"/>
            <w:sz w:val="24"/>
            <w:szCs w:val="24"/>
            <w:lang w:eastAsia="fr-FR"/>
          </w:rPr>
          <w:br/>
        </w:r>
        <w:r w:rsidR="004A2E4D" w:rsidRPr="00131987" w:rsidDel="00A16CED">
          <w:rPr>
            <w:rFonts w:ascii="Times New Roman" w:eastAsia="Times New Roman" w:hAnsi="Times New Roman"/>
            <w:noProof/>
            <w:color w:val="auto"/>
            <w:sz w:val="24"/>
            <w:szCs w:val="24"/>
            <w:lang w:eastAsia="fr-FR"/>
            <w:rPrChange w:id="552" w:author="Unknown">
              <w:rPr>
                <w:noProof/>
                <w:lang w:eastAsia="fr-FR"/>
              </w:rPr>
            </w:rPrChange>
          </w:rPr>
          <w:drawing>
            <wp:inline distT="0" distB="0" distL="0" distR="0" wp14:anchorId="1E19DB3B" wp14:editId="1B6E1ABF">
              <wp:extent cx="4762800" cy="7183050"/>
              <wp:effectExtent l="0" t="0" r="0" b="571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endix-newfig2(1).png"/>
                      <pic:cNvPicPr/>
                    </pic:nvPicPr>
                    <pic:blipFill>
                      <a:blip r:embed="rId16">
                        <a:extLst>
                          <a:ext uri="{28A0092B-C50C-407E-A947-70E740481C1C}">
                            <a14:useLocalDpi xmlns:a14="http://schemas.microsoft.com/office/drawing/2010/main" val="0"/>
                          </a:ext>
                        </a:extLst>
                      </a:blip>
                      <a:stretch>
                        <a:fillRect/>
                      </a:stretch>
                    </pic:blipFill>
                    <pic:spPr>
                      <a:xfrm>
                        <a:off x="0" y="0"/>
                        <a:ext cx="4762800" cy="7183050"/>
                      </a:xfrm>
                      <a:prstGeom prst="rect">
                        <a:avLst/>
                      </a:prstGeom>
                    </pic:spPr>
                  </pic:pic>
                </a:graphicData>
              </a:graphic>
            </wp:inline>
          </w:drawing>
        </w:r>
        <w:r w:rsidRPr="003F0ADD" w:rsidDel="00A16CED">
          <w:rPr>
            <w:rFonts w:ascii="Times New Roman" w:eastAsia="Times New Roman" w:hAnsi="Times New Roman"/>
            <w:color w:val="auto"/>
            <w:sz w:val="24"/>
            <w:szCs w:val="24"/>
            <w:lang w:eastAsia="fr-FR"/>
          </w:rPr>
          <w:br/>
        </w:r>
      </w:del>
    </w:p>
    <w:p w14:paraId="243BCCD4" w14:textId="3BEA3E98" w:rsidR="003F0ADD" w:rsidRPr="00481218" w:rsidDel="00A16CED" w:rsidRDefault="00DF7EE8">
      <w:pPr>
        <w:suppressAutoHyphens w:val="0"/>
        <w:spacing w:after="0" w:line="240" w:lineRule="auto"/>
        <w:jc w:val="center"/>
        <w:rPr>
          <w:del w:id="553" w:author="Sonia Kéfi" w:date="2016-05-25T00:09:00Z"/>
          <w:rFonts w:ascii="Times New Roman" w:eastAsia="Times New Roman" w:hAnsi="Times New Roman"/>
          <w:i/>
          <w:color w:val="auto"/>
          <w:lang w:val="en-US" w:eastAsia="fr-FR"/>
        </w:rPr>
        <w:pPrChange w:id="554" w:author="Sonia Kéfi" w:date="2016-05-25T00:09:00Z">
          <w:pPr>
            <w:suppressAutoHyphens w:val="0"/>
            <w:spacing w:after="0" w:line="240" w:lineRule="auto"/>
            <w:jc w:val="both"/>
          </w:pPr>
        </w:pPrChange>
      </w:pPr>
      <w:del w:id="555" w:author="Sonia Kéfi" w:date="2016-05-25T00:09:00Z">
        <w:r w:rsidRPr="00481218" w:rsidDel="00A16CED">
          <w:rPr>
            <w:rFonts w:ascii="Times New Roman" w:eastAsia="Times New Roman" w:hAnsi="Times New Roman"/>
            <w:b/>
            <w:i/>
            <w:color w:val="auto"/>
            <w:lang w:val="en-US" w:eastAsia="fr-FR"/>
          </w:rPr>
          <w:delText>Figure S10</w:delText>
        </w:r>
        <w:r w:rsidR="00866278" w:rsidRPr="00481218" w:rsidDel="00A16CED">
          <w:rPr>
            <w:rFonts w:ascii="Times New Roman" w:eastAsia="Times New Roman" w:hAnsi="Times New Roman"/>
            <w:b/>
            <w:i/>
            <w:color w:val="auto"/>
            <w:lang w:val="en-US" w:eastAsia="fr-FR"/>
          </w:rPr>
          <w:delText>.</w:delText>
        </w:r>
        <w:r w:rsidR="00866278" w:rsidRPr="00481218" w:rsidDel="00A16CED">
          <w:rPr>
            <w:rFonts w:ascii="Times New Roman" w:eastAsia="Times New Roman" w:hAnsi="Times New Roman"/>
            <w:i/>
            <w:color w:val="auto"/>
            <w:lang w:val="en-US" w:eastAsia="fr-FR"/>
          </w:rPr>
          <w:delText xml:space="preserve"> </w:delText>
        </w:r>
        <w:r w:rsidR="00A54619" w:rsidRPr="00481218" w:rsidDel="00A16CED">
          <w:rPr>
            <w:rFonts w:ascii="Times New Roman" w:eastAsia="Times New Roman" w:hAnsi="Times New Roman"/>
            <w:i/>
            <w:color w:val="auto"/>
            <w:lang w:val="en-US" w:eastAsia="fr-FR"/>
          </w:rPr>
          <w:delText>C</w:delText>
        </w:r>
        <w:r w:rsidR="004A2E4D" w:rsidRPr="00481218" w:rsidDel="00A16CED">
          <w:rPr>
            <w:rFonts w:ascii="Times New Roman" w:eastAsia="Times New Roman" w:hAnsi="Times New Roman"/>
            <w:i/>
            <w:color w:val="auto"/>
            <w:lang w:val="en-US" w:eastAsia="fr-FR"/>
          </w:rPr>
          <w:delText>ross-plot of the in/out degrees in the trophic, positive and negative layers, for the Chilean web (x axis) and for a random network (y axis) obtained with our procedure explained</w:delText>
        </w:r>
        <w:r w:rsidR="00A54619" w:rsidRPr="00481218" w:rsidDel="00A16CED">
          <w:rPr>
            <w:rFonts w:ascii="Times New Roman" w:eastAsia="Times New Roman" w:hAnsi="Times New Roman"/>
            <w:i/>
            <w:color w:val="auto"/>
            <w:lang w:val="en-US" w:eastAsia="fr-FR"/>
          </w:rPr>
          <w:delText xml:space="preserve"> in Material and Methods</w:delText>
        </w:r>
        <w:r w:rsidR="004A2E4D" w:rsidRPr="00481218" w:rsidDel="00A16CED">
          <w:rPr>
            <w:rFonts w:ascii="Times New Roman" w:eastAsia="Times New Roman" w:hAnsi="Times New Roman"/>
            <w:i/>
            <w:color w:val="auto"/>
            <w:lang w:val="en-US" w:eastAsia="fr-FR"/>
          </w:rPr>
          <w:delText>. Each point represents one species. Black line represents the perfect match between degrees in the Chilean web and in the random network.</w:delText>
        </w:r>
        <w:r w:rsidR="00A54619" w:rsidRPr="00481218" w:rsidDel="00A16CED">
          <w:rPr>
            <w:rFonts w:ascii="Times New Roman" w:eastAsia="Times New Roman" w:hAnsi="Times New Roman"/>
            <w:i/>
            <w:color w:val="auto"/>
            <w:lang w:val="en-US" w:eastAsia="fr-FR"/>
          </w:rPr>
          <w:delText xml:space="preserve"> In this example, the 3 layers were randomized, as done for the pairwise analysis of Table 1.</w:delText>
        </w:r>
      </w:del>
    </w:p>
    <w:p w14:paraId="0CC3364A" w14:textId="7BEAEF63" w:rsidR="00CC37F4" w:rsidDel="00A16CED" w:rsidRDefault="00CC37F4">
      <w:pPr>
        <w:suppressAutoHyphens w:val="0"/>
        <w:spacing w:after="0" w:line="240" w:lineRule="auto"/>
        <w:jc w:val="center"/>
        <w:rPr>
          <w:del w:id="556" w:author="Sonia Kéfi" w:date="2016-05-25T00:09:00Z"/>
          <w:rFonts w:ascii="Times New Roman" w:hAnsi="Times New Roman"/>
          <w:b/>
          <w:sz w:val="32"/>
          <w:szCs w:val="32"/>
          <w:lang w:val="en-US"/>
        </w:rPr>
        <w:pPrChange w:id="557" w:author="Sonia Kéfi" w:date="2016-05-25T00:09:00Z">
          <w:pPr>
            <w:suppressAutoHyphens w:val="0"/>
            <w:spacing w:after="0" w:line="240" w:lineRule="auto"/>
          </w:pPr>
        </w:pPrChange>
      </w:pPr>
    </w:p>
    <w:p w14:paraId="380662E4" w14:textId="77777777" w:rsidR="00CC37F4" w:rsidRDefault="00CC37F4" w:rsidP="00E21372">
      <w:pPr>
        <w:suppressAutoHyphens w:val="0"/>
        <w:spacing w:after="0" w:line="240" w:lineRule="auto"/>
        <w:rPr>
          <w:rFonts w:ascii="Times New Roman" w:hAnsi="Times New Roman"/>
          <w:b/>
          <w:sz w:val="32"/>
          <w:szCs w:val="32"/>
          <w:lang w:val="en-US"/>
        </w:rPr>
      </w:pPr>
    </w:p>
    <w:p w14:paraId="393558B0" w14:textId="7603419F" w:rsidR="0030197F" w:rsidRPr="00A16CED" w:rsidRDefault="0030197F">
      <w:pPr>
        <w:pStyle w:val="Pardeliste"/>
        <w:numPr>
          <w:ilvl w:val="0"/>
          <w:numId w:val="3"/>
        </w:numPr>
        <w:suppressAutoHyphens w:val="0"/>
        <w:spacing w:after="0" w:line="240" w:lineRule="auto"/>
        <w:rPr>
          <w:rFonts w:ascii="Times New Roman" w:hAnsi="Times New Roman"/>
          <w:b/>
          <w:sz w:val="32"/>
          <w:szCs w:val="32"/>
          <w:lang w:val="en-US"/>
          <w:rPrChange w:id="558" w:author="Sonia Kéfi" w:date="2016-05-25T00:10:00Z">
            <w:rPr>
              <w:lang w:val="en-US"/>
            </w:rPr>
          </w:rPrChange>
        </w:rPr>
        <w:pPrChange w:id="559" w:author="Sonia Kéfi" w:date="2016-05-25T00:10:00Z">
          <w:pPr>
            <w:suppressAutoHyphens w:val="0"/>
            <w:spacing w:after="0" w:line="240" w:lineRule="auto"/>
          </w:pPr>
        </w:pPrChange>
      </w:pPr>
      <w:r w:rsidRPr="00A16CED">
        <w:rPr>
          <w:rFonts w:ascii="Times New Roman" w:hAnsi="Times New Roman"/>
          <w:b/>
          <w:sz w:val="32"/>
          <w:szCs w:val="32"/>
          <w:lang w:val="en-US"/>
          <w:rPrChange w:id="560" w:author="Sonia Kéfi" w:date="2016-05-25T00:10:00Z">
            <w:rPr>
              <w:lang w:val="en-US"/>
            </w:rPr>
          </w:rPrChange>
        </w:rPr>
        <w:t>Functional groups</w:t>
      </w:r>
    </w:p>
    <w:p w14:paraId="4F86482C" w14:textId="41AD0461" w:rsidR="0027491C" w:rsidDel="00B1332B" w:rsidRDefault="0027491C" w:rsidP="0030197F">
      <w:pPr>
        <w:jc w:val="both"/>
        <w:rPr>
          <w:del w:id="561" w:author="Sonia Kéfi" w:date="2016-05-24T23:42:00Z"/>
          <w:rFonts w:ascii="Times New Roman" w:hAnsi="Times New Roman"/>
          <w:b/>
          <w:sz w:val="24"/>
          <w:szCs w:val="24"/>
          <w:lang w:val="en-US"/>
        </w:rPr>
      </w:pPr>
    </w:p>
    <w:p w14:paraId="4E981D8C" w14:textId="4B72E39B" w:rsidR="0030197F" w:rsidDel="00B1332B" w:rsidRDefault="0027491C" w:rsidP="0030197F">
      <w:pPr>
        <w:jc w:val="both"/>
        <w:rPr>
          <w:del w:id="562" w:author="Sonia Kéfi" w:date="2016-05-24T23:42:00Z"/>
          <w:rFonts w:ascii="Times New Roman" w:hAnsi="Times New Roman"/>
          <w:b/>
          <w:sz w:val="24"/>
          <w:szCs w:val="24"/>
          <w:lang w:val="en-US"/>
        </w:rPr>
      </w:pPr>
      <w:del w:id="563" w:author="Sonia Kéfi" w:date="2016-05-24T23:42:00Z">
        <w:r w:rsidDel="00B1332B">
          <w:rPr>
            <w:rFonts w:ascii="Times New Roman" w:hAnsi="Times New Roman"/>
            <w:b/>
            <w:noProof/>
            <w:sz w:val="24"/>
            <w:szCs w:val="24"/>
            <w:lang w:eastAsia="fr-FR"/>
            <w:rPrChange w:id="564" w:author="Unknown">
              <w:rPr>
                <w:noProof/>
                <w:lang w:eastAsia="fr-FR"/>
              </w:rPr>
            </w:rPrChange>
          </w:rPr>
          <w:drawing>
            <wp:inline distT="0" distB="0" distL="0" distR="0" wp14:anchorId="30F7B6BB" wp14:editId="263EBA85">
              <wp:extent cx="5399532" cy="216027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TI3_ClusterTre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9532" cy="2160270"/>
                      </a:xfrm>
                      <a:prstGeom prst="rect">
                        <a:avLst/>
                      </a:prstGeom>
                    </pic:spPr>
                  </pic:pic>
                </a:graphicData>
              </a:graphic>
            </wp:inline>
          </w:drawing>
        </w:r>
      </w:del>
    </w:p>
    <w:p w14:paraId="31C94B61" w14:textId="46FBECEF" w:rsidR="00A131B2" w:rsidDel="00B1332B" w:rsidRDefault="00A131B2" w:rsidP="0030197F">
      <w:pPr>
        <w:pStyle w:val="Default"/>
        <w:spacing w:after="0" w:line="240" w:lineRule="auto"/>
        <w:jc w:val="both"/>
        <w:rPr>
          <w:del w:id="565" w:author="Sonia Kéfi" w:date="2016-05-24T23:42:00Z"/>
          <w:rFonts w:ascii="Times New Roman" w:hAnsi="Times New Roman"/>
          <w:b/>
          <w:i/>
          <w:sz w:val="20"/>
          <w:szCs w:val="20"/>
          <w:lang w:val="en-US"/>
        </w:rPr>
      </w:pPr>
    </w:p>
    <w:p w14:paraId="65379D7F" w14:textId="7B026345" w:rsidR="0030197F" w:rsidRPr="00481218" w:rsidDel="00B1332B" w:rsidRDefault="00C53A04" w:rsidP="00E06804">
      <w:pPr>
        <w:pStyle w:val="Default"/>
        <w:spacing w:after="0" w:line="240" w:lineRule="auto"/>
        <w:jc w:val="both"/>
        <w:rPr>
          <w:del w:id="566" w:author="Sonia Kéfi" w:date="2016-05-24T23:42:00Z"/>
          <w:rFonts w:ascii="Times New Roman" w:hAnsi="Times New Roman"/>
          <w:i/>
          <w:lang w:val="en-US"/>
        </w:rPr>
      </w:pPr>
      <w:del w:id="567" w:author="Sonia Kéfi" w:date="2016-05-24T23:42:00Z">
        <w:r w:rsidRPr="00481218" w:rsidDel="00B1332B">
          <w:rPr>
            <w:rFonts w:ascii="Times New Roman" w:hAnsi="Times New Roman"/>
            <w:b/>
            <w:i/>
            <w:lang w:val="en-US"/>
          </w:rPr>
          <w:delText>Fig S</w:delText>
        </w:r>
        <w:r w:rsidR="00A54619" w:rsidRPr="00481218" w:rsidDel="00B1332B">
          <w:rPr>
            <w:rFonts w:ascii="Times New Roman" w:hAnsi="Times New Roman"/>
            <w:b/>
            <w:i/>
            <w:lang w:val="en-US"/>
          </w:rPr>
          <w:delText>1</w:delText>
        </w:r>
        <w:r w:rsidR="00DF7EE8" w:rsidRPr="00481218" w:rsidDel="00B1332B">
          <w:rPr>
            <w:rFonts w:ascii="Times New Roman" w:hAnsi="Times New Roman"/>
            <w:b/>
            <w:i/>
            <w:lang w:val="en-US"/>
          </w:rPr>
          <w:delText>1</w:delText>
        </w:r>
        <w:r w:rsidR="0030197F" w:rsidRPr="00481218" w:rsidDel="00B1332B">
          <w:rPr>
            <w:rFonts w:ascii="Times New Roman" w:hAnsi="Times New Roman"/>
            <w:b/>
            <w:i/>
            <w:lang w:val="en-US"/>
          </w:rPr>
          <w:delText xml:space="preserve">. </w:delText>
        </w:r>
        <w:r w:rsidR="0027491C" w:rsidRPr="00481218" w:rsidDel="00B1332B">
          <w:rPr>
            <w:rFonts w:ascii="Times New Roman" w:hAnsi="Times New Roman"/>
            <w:i/>
            <w:noProof/>
            <w:lang w:val="en-US" w:eastAsia="fr-FR"/>
          </w:rPr>
          <w:delText>C</w:delText>
        </w:r>
        <w:r w:rsidR="0030197F" w:rsidRPr="00481218" w:rsidDel="00B1332B">
          <w:rPr>
            <w:rFonts w:ascii="Times New Roman" w:hAnsi="Times New Roman"/>
            <w:i/>
            <w:noProof/>
            <w:lang w:val="en-US" w:eastAsia="fr-FR"/>
          </w:rPr>
          <w:delText xml:space="preserve">luster dendogram based on the distance between interaction parameters estimated by the probabilistic modeling for the different clusters identified. </w:delText>
        </w:r>
        <w:r w:rsidR="0030197F" w:rsidRPr="00481218" w:rsidDel="00B1332B">
          <w:rPr>
            <w:rFonts w:ascii="Times New Roman" w:hAnsi="Times New Roman"/>
            <w:i/>
            <w:lang w:val="en-US"/>
          </w:rPr>
          <w:delText>Rectangles illustrate the multiplex functional groups.</w:delText>
        </w:r>
      </w:del>
    </w:p>
    <w:p w14:paraId="6ACFFBE3" w14:textId="6E6A9DE3" w:rsidR="00A131B2" w:rsidRPr="006B570C" w:rsidRDefault="00A131B2" w:rsidP="00E06804">
      <w:pPr>
        <w:jc w:val="both"/>
        <w:rPr>
          <w:rFonts w:ascii="Times New Roman" w:hAnsi="Times New Roman"/>
          <w:sz w:val="24"/>
          <w:szCs w:val="24"/>
          <w:lang w:val="en-US"/>
        </w:rPr>
      </w:pPr>
    </w:p>
    <w:p w14:paraId="1E8E0CC1" w14:textId="62A103B8" w:rsidR="002230E6" w:rsidDel="00A16CED" w:rsidRDefault="00B1332B" w:rsidP="00E06804">
      <w:pPr>
        <w:jc w:val="both"/>
        <w:rPr>
          <w:del w:id="568" w:author="Sonia Kéfi" w:date="2016-05-25T00:10:00Z"/>
          <w:rFonts w:ascii="Times New Roman" w:hAnsi="Times New Roman"/>
          <w:sz w:val="24"/>
          <w:szCs w:val="24"/>
          <w:lang w:val="en-US"/>
        </w:rPr>
      </w:pPr>
      <w:ins w:id="569" w:author="Sonia Kéfi" w:date="2016-05-24T23:42:00Z">
        <w:r>
          <w:rPr>
            <w:rFonts w:ascii="Times New Roman" w:hAnsi="Times New Roman"/>
            <w:sz w:val="24"/>
            <w:szCs w:val="24"/>
            <w:lang w:val="en-US"/>
          </w:rPr>
          <w:t>I</w:t>
        </w:r>
      </w:ins>
      <w:del w:id="570" w:author="Sonia Kéfi" w:date="2016-05-24T23:42:00Z">
        <w:r w:rsidR="00E06804" w:rsidRPr="00B47BF4" w:rsidDel="00B1332B">
          <w:rPr>
            <w:rFonts w:ascii="Times New Roman" w:hAnsi="Times New Roman"/>
            <w:sz w:val="24"/>
            <w:szCs w:val="24"/>
            <w:lang w:val="en-US"/>
          </w:rPr>
          <w:delText>Note that i</w:delText>
        </w:r>
      </w:del>
      <w:r w:rsidR="00E06804" w:rsidRPr="00B47BF4">
        <w:rPr>
          <w:rFonts w:ascii="Times New Roman" w:hAnsi="Times New Roman"/>
          <w:sz w:val="24"/>
          <w:szCs w:val="24"/>
          <w:lang w:val="en-US"/>
        </w:rPr>
        <w:t xml:space="preserve">n </w:t>
      </w:r>
      <w:ins w:id="571" w:author="Sonia Kéfi" w:date="2016-05-24T23:35:00Z">
        <w:r w:rsidR="00C20694" w:rsidRPr="00B47BF4">
          <w:rPr>
            <w:rFonts w:ascii="Times New Roman" w:hAnsi="Times New Roman"/>
            <w:sz w:val="24"/>
            <w:szCs w:val="24"/>
            <w:lang w:val="en-US"/>
          </w:rPr>
          <w:t>S1</w:t>
        </w:r>
        <w:r w:rsidR="00C20694">
          <w:rPr>
            <w:rFonts w:ascii="Times New Roman" w:hAnsi="Times New Roman"/>
            <w:sz w:val="24"/>
            <w:szCs w:val="24"/>
            <w:lang w:val="en-US"/>
          </w:rPr>
          <w:t>1</w:t>
        </w:r>
        <w:r w:rsidR="00C20694" w:rsidRPr="00B47BF4">
          <w:rPr>
            <w:rFonts w:ascii="Times New Roman" w:hAnsi="Times New Roman"/>
            <w:sz w:val="24"/>
            <w:szCs w:val="24"/>
            <w:lang w:val="en-US"/>
          </w:rPr>
          <w:t xml:space="preserve"> </w:t>
        </w:r>
      </w:ins>
      <w:r w:rsidR="00A54619" w:rsidRPr="00B47BF4">
        <w:rPr>
          <w:rFonts w:ascii="Times New Roman" w:hAnsi="Times New Roman"/>
          <w:sz w:val="24"/>
          <w:szCs w:val="24"/>
          <w:lang w:val="en-US"/>
        </w:rPr>
        <w:t>F</w:t>
      </w:r>
      <w:r w:rsidR="00E06804" w:rsidRPr="00B47BF4">
        <w:rPr>
          <w:rFonts w:ascii="Times New Roman" w:hAnsi="Times New Roman"/>
          <w:sz w:val="24"/>
          <w:szCs w:val="24"/>
          <w:lang w:val="en-US"/>
        </w:rPr>
        <w:t>ig</w:t>
      </w:r>
      <w:ins w:id="572" w:author="Sonia Kéfi" w:date="2016-05-25T00:16:00Z">
        <w:r w:rsidR="00035D3D">
          <w:rPr>
            <w:rFonts w:ascii="Times New Roman" w:hAnsi="Times New Roman"/>
            <w:sz w:val="24"/>
            <w:szCs w:val="24"/>
            <w:lang w:val="en-US"/>
          </w:rPr>
          <w:t>,</w:t>
        </w:r>
      </w:ins>
      <w:del w:id="573" w:author="Sonia Kéfi" w:date="2016-05-24T23:32:00Z">
        <w:r w:rsidR="00E06804" w:rsidRPr="00B47BF4" w:rsidDel="00CE441E">
          <w:rPr>
            <w:rFonts w:ascii="Times New Roman" w:hAnsi="Times New Roman"/>
            <w:sz w:val="24"/>
            <w:szCs w:val="24"/>
            <w:lang w:val="en-US"/>
          </w:rPr>
          <w:delText>.</w:delText>
        </w:r>
      </w:del>
      <w:r w:rsidR="00E06804" w:rsidRPr="00B47BF4">
        <w:rPr>
          <w:rFonts w:ascii="Times New Roman" w:hAnsi="Times New Roman"/>
          <w:sz w:val="24"/>
          <w:szCs w:val="24"/>
          <w:lang w:val="en-US"/>
        </w:rPr>
        <w:t xml:space="preserve"> </w:t>
      </w:r>
      <w:del w:id="574" w:author="Sonia Kéfi" w:date="2016-05-24T23:35:00Z">
        <w:r w:rsidR="00E06804" w:rsidRPr="00B47BF4" w:rsidDel="00C20694">
          <w:rPr>
            <w:rFonts w:ascii="Times New Roman" w:hAnsi="Times New Roman"/>
            <w:sz w:val="24"/>
            <w:szCs w:val="24"/>
            <w:lang w:val="en-US"/>
          </w:rPr>
          <w:delText>S</w:delText>
        </w:r>
        <w:r w:rsidR="001D4115" w:rsidRPr="00B47BF4" w:rsidDel="00C20694">
          <w:rPr>
            <w:rFonts w:ascii="Times New Roman" w:hAnsi="Times New Roman"/>
            <w:sz w:val="24"/>
            <w:szCs w:val="24"/>
            <w:lang w:val="en-US"/>
          </w:rPr>
          <w:delText>1</w:delText>
        </w:r>
        <w:r w:rsidR="00BB1002" w:rsidDel="00C20694">
          <w:rPr>
            <w:rFonts w:ascii="Times New Roman" w:hAnsi="Times New Roman"/>
            <w:sz w:val="24"/>
            <w:szCs w:val="24"/>
            <w:lang w:val="en-US"/>
          </w:rPr>
          <w:delText>1</w:delText>
        </w:r>
        <w:r w:rsidR="002230E6" w:rsidRPr="00B47BF4" w:rsidDel="00C20694">
          <w:rPr>
            <w:rFonts w:ascii="Times New Roman" w:hAnsi="Times New Roman"/>
            <w:sz w:val="24"/>
            <w:szCs w:val="24"/>
            <w:lang w:val="en-US"/>
          </w:rPr>
          <w:delText xml:space="preserve"> </w:delText>
        </w:r>
      </w:del>
      <w:r w:rsidR="002230E6" w:rsidRPr="00B47BF4">
        <w:rPr>
          <w:rFonts w:ascii="Times New Roman" w:hAnsi="Times New Roman"/>
          <w:sz w:val="24"/>
          <w:szCs w:val="24"/>
          <w:lang w:val="en-US"/>
        </w:rPr>
        <w:t>we gathered cluster 10 with clusters 6 and 13 because we empirically observed that cluster 10 also</w:t>
      </w:r>
      <w:r w:rsidR="002230E6" w:rsidRPr="00665A83">
        <w:rPr>
          <w:rFonts w:ascii="Times New Roman" w:hAnsi="Times New Roman"/>
          <w:sz w:val="24"/>
          <w:szCs w:val="24"/>
          <w:lang w:val="en-US"/>
        </w:rPr>
        <w:t xml:space="preserve"> gathers facilit</w:t>
      </w:r>
      <w:r w:rsidR="00665A83">
        <w:rPr>
          <w:rFonts w:ascii="Times New Roman" w:hAnsi="Times New Roman"/>
          <w:sz w:val="24"/>
          <w:szCs w:val="24"/>
          <w:lang w:val="en-US"/>
        </w:rPr>
        <w:t>ators/competito</w:t>
      </w:r>
      <w:r w:rsidR="002230E6" w:rsidRPr="00665A83">
        <w:rPr>
          <w:rFonts w:ascii="Times New Roman" w:hAnsi="Times New Roman"/>
          <w:sz w:val="24"/>
          <w:szCs w:val="24"/>
          <w:lang w:val="en-US"/>
        </w:rPr>
        <w:t>rs species, even if the species of cluster 10 do not compete as much as those of cluster 6 and 13.</w:t>
      </w:r>
    </w:p>
    <w:p w14:paraId="6FB743A3" w14:textId="77777777" w:rsidR="00665A83" w:rsidDel="00A16CED" w:rsidRDefault="00665A83" w:rsidP="00665A83">
      <w:pPr>
        <w:jc w:val="both"/>
        <w:rPr>
          <w:del w:id="575" w:author="Sonia Kéfi" w:date="2016-05-25T00:10:00Z"/>
          <w:rFonts w:ascii="Times New Roman" w:hAnsi="Times New Roman"/>
          <w:sz w:val="24"/>
          <w:szCs w:val="24"/>
          <w:lang w:val="en-US"/>
        </w:rPr>
      </w:pPr>
    </w:p>
    <w:p w14:paraId="64AAC9BC" w14:textId="7EEEA8F0" w:rsidR="00665A83" w:rsidRPr="00665A83" w:rsidDel="00A16CED" w:rsidRDefault="00665A83" w:rsidP="00665A83">
      <w:pPr>
        <w:jc w:val="both"/>
        <w:rPr>
          <w:del w:id="576" w:author="Sonia Kéfi" w:date="2016-05-25T00:10:00Z"/>
          <w:rFonts w:ascii="Times New Roman" w:hAnsi="Times New Roman"/>
          <w:sz w:val="24"/>
          <w:szCs w:val="24"/>
          <w:lang w:val="en-US"/>
        </w:rPr>
      </w:pPr>
    </w:p>
    <w:p w14:paraId="1321A779" w14:textId="24D408AF" w:rsidR="003C178B" w:rsidDel="00A16CED" w:rsidRDefault="003C178B" w:rsidP="00A131B2">
      <w:pPr>
        <w:rPr>
          <w:del w:id="577" w:author="Sonia Kéfi" w:date="2016-05-25T00:10:00Z"/>
          <w:rFonts w:ascii="Times New Roman" w:hAnsi="Times New Roman"/>
          <w:bCs/>
          <w:i/>
          <w:sz w:val="20"/>
          <w:szCs w:val="20"/>
        </w:rPr>
      </w:pPr>
    </w:p>
    <w:p w14:paraId="0B4AF1C8" w14:textId="2D8F10B4" w:rsidR="00A131B2" w:rsidDel="00A16CED" w:rsidRDefault="00A131B2" w:rsidP="00A131B2">
      <w:pPr>
        <w:rPr>
          <w:del w:id="578" w:author="Sonia Kéfi" w:date="2016-05-25T00:10:00Z"/>
          <w:rFonts w:ascii="Times New Roman" w:hAnsi="Times New Roman"/>
          <w:bCs/>
          <w:i/>
          <w:sz w:val="20"/>
          <w:szCs w:val="20"/>
        </w:rPr>
      </w:pPr>
      <w:del w:id="579" w:author="Sonia Kéfi" w:date="2016-05-25T00:10:00Z">
        <w:r w:rsidDel="00A16CED">
          <w:rPr>
            <w:rFonts w:ascii="Times New Roman" w:hAnsi="Times New Roman"/>
            <w:bCs/>
            <w:i/>
            <w:noProof/>
            <w:sz w:val="20"/>
            <w:szCs w:val="20"/>
            <w:lang w:eastAsia="fr-FR"/>
            <w:rPrChange w:id="580" w:author="Unknown">
              <w:rPr>
                <w:noProof/>
                <w:lang w:eastAsia="fr-FR"/>
              </w:rPr>
            </w:rPrChange>
          </w:rPr>
          <w:drawing>
            <wp:inline distT="0" distB="0" distL="0" distR="0" wp14:anchorId="4BC42A94" wp14:editId="0C831E3D">
              <wp:extent cx="5760720" cy="39516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TFalGroups_2.jpg"/>
                      <pic:cNvPicPr/>
                    </pic:nvPicPr>
                    <pic:blipFill>
                      <a:blip r:embed="rId18">
                        <a:extLst>
                          <a:ext uri="{28A0092B-C50C-407E-A947-70E740481C1C}">
                            <a14:useLocalDpi xmlns:a14="http://schemas.microsoft.com/office/drawing/2010/main" val="0"/>
                          </a:ext>
                        </a:extLst>
                      </a:blip>
                      <a:stretch>
                        <a:fillRect/>
                      </a:stretch>
                    </pic:blipFill>
                    <pic:spPr>
                      <a:xfrm>
                        <a:off x="0" y="0"/>
                        <a:ext cx="5760720" cy="3951605"/>
                      </a:xfrm>
                      <a:prstGeom prst="rect">
                        <a:avLst/>
                      </a:prstGeom>
                    </pic:spPr>
                  </pic:pic>
                </a:graphicData>
              </a:graphic>
            </wp:inline>
          </w:drawing>
        </w:r>
      </w:del>
    </w:p>
    <w:p w14:paraId="1D2BBB9E" w14:textId="65122DF7" w:rsidR="00A131B2" w:rsidDel="00A16CED" w:rsidRDefault="00A131B2" w:rsidP="00A131B2">
      <w:pPr>
        <w:rPr>
          <w:del w:id="581" w:author="Sonia Kéfi" w:date="2016-05-25T00:10:00Z"/>
          <w:rFonts w:ascii="Times New Roman" w:hAnsi="Times New Roman"/>
          <w:b/>
          <w:i/>
          <w:sz w:val="20"/>
          <w:szCs w:val="20"/>
          <w:lang w:val="en-US"/>
        </w:rPr>
      </w:pPr>
    </w:p>
    <w:p w14:paraId="4BEDFBFF" w14:textId="5AD09CDA" w:rsidR="006B570C" w:rsidRPr="00481218" w:rsidDel="00A16CED" w:rsidRDefault="00026859" w:rsidP="00E06804">
      <w:pPr>
        <w:jc w:val="both"/>
        <w:rPr>
          <w:del w:id="582" w:author="Sonia Kéfi" w:date="2016-05-25T00:10:00Z"/>
          <w:rFonts w:ascii="Times New Roman" w:hAnsi="Times New Roman"/>
          <w:iCs/>
          <w:lang w:val="en-US"/>
        </w:rPr>
      </w:pPr>
      <w:del w:id="583" w:author="Sonia Kéfi" w:date="2016-05-25T00:10:00Z">
        <w:r w:rsidRPr="00481218" w:rsidDel="00A16CED">
          <w:rPr>
            <w:rFonts w:ascii="Times New Roman" w:hAnsi="Times New Roman"/>
            <w:b/>
            <w:i/>
            <w:lang w:val="en-US"/>
          </w:rPr>
          <w:delText>Figure</w:delText>
        </w:r>
        <w:r w:rsidR="00C53A04" w:rsidRPr="00481218" w:rsidDel="00A16CED">
          <w:rPr>
            <w:rFonts w:ascii="Times New Roman" w:hAnsi="Times New Roman"/>
            <w:b/>
            <w:i/>
            <w:lang w:val="en-US"/>
          </w:rPr>
          <w:delText xml:space="preserve"> S</w:delText>
        </w:r>
        <w:r w:rsidR="003F6E54" w:rsidRPr="00481218" w:rsidDel="00A16CED">
          <w:rPr>
            <w:rFonts w:ascii="Times New Roman" w:hAnsi="Times New Roman"/>
            <w:b/>
            <w:i/>
            <w:lang w:val="en-US"/>
          </w:rPr>
          <w:delText>1</w:delText>
        </w:r>
        <w:r w:rsidR="00DF7EE8" w:rsidRPr="00481218" w:rsidDel="00A16CED">
          <w:rPr>
            <w:rFonts w:ascii="Times New Roman" w:hAnsi="Times New Roman"/>
            <w:b/>
            <w:i/>
            <w:lang w:val="en-US"/>
          </w:rPr>
          <w:delText>2</w:delText>
        </w:r>
        <w:r w:rsidRPr="00481218" w:rsidDel="00A16CED">
          <w:rPr>
            <w:rFonts w:ascii="Times New Roman" w:hAnsi="Times New Roman"/>
            <w:b/>
            <w:i/>
            <w:lang w:val="en-US"/>
          </w:rPr>
          <w:delText xml:space="preserve">. </w:delText>
        </w:r>
        <w:r w:rsidR="00E916F4" w:rsidRPr="00481218" w:rsidDel="00A16CED">
          <w:rPr>
            <w:rFonts w:ascii="Times New Roman" w:hAnsi="Times New Roman"/>
            <w:iCs/>
            <w:lang w:val="en-US"/>
          </w:rPr>
          <w:delText xml:space="preserve">Regression tree </w:delText>
        </w:r>
        <w:r w:rsidR="00290161" w:rsidRPr="00481218" w:rsidDel="00A16CED">
          <w:rPr>
            <w:rFonts w:ascii="Times New Roman" w:hAnsi="Times New Roman"/>
            <w:iCs/>
            <w:lang w:val="en-US"/>
          </w:rPr>
          <w:delText>aiming at predicting the multiplex functional groups as a function of species attributes</w:delText>
        </w:r>
        <w:r w:rsidR="00290822" w:rsidRPr="00481218" w:rsidDel="00A16CED">
          <w:rPr>
            <w:rFonts w:ascii="Times New Roman" w:hAnsi="Times New Roman"/>
            <w:iCs/>
            <w:lang w:val="en-US"/>
          </w:rPr>
          <w:delText xml:space="preserve"> (</w:delText>
        </w:r>
        <w:r w:rsidR="00E916F4" w:rsidRPr="00481218" w:rsidDel="00A16CED">
          <w:rPr>
            <w:rFonts w:ascii="Times New Roman" w:hAnsi="Times New Roman"/>
            <w:iCs/>
            <w:lang w:val="en-US"/>
          </w:rPr>
          <w:delText>R</w:delText>
        </w:r>
        <w:r w:rsidR="00E916F4" w:rsidRPr="00481218" w:rsidDel="00A16CED">
          <w:rPr>
            <w:rFonts w:ascii="Times New Roman" w:hAnsi="Times New Roman"/>
            <w:iCs/>
            <w:vertAlign w:val="superscript"/>
            <w:lang w:val="en-US"/>
          </w:rPr>
          <w:delText xml:space="preserve">2 </w:delText>
        </w:r>
        <w:r w:rsidR="001A1E2E" w:rsidRPr="00481218" w:rsidDel="00A16CED">
          <w:rPr>
            <w:rFonts w:ascii="Times New Roman" w:hAnsi="Times New Roman"/>
            <w:iCs/>
            <w:lang w:val="en-US"/>
          </w:rPr>
          <w:delText>= 0.81</w:delText>
        </w:r>
        <w:r w:rsidR="00E916F4" w:rsidRPr="00481218" w:rsidDel="00A16CED">
          <w:rPr>
            <w:rFonts w:ascii="Times New Roman" w:hAnsi="Times New Roman"/>
            <w:iCs/>
            <w:lang w:val="en-US"/>
          </w:rPr>
          <w:delText xml:space="preserve">). </w:delText>
        </w:r>
        <w:r w:rsidR="001A1E2E" w:rsidRPr="00481218" w:rsidDel="00A16CED">
          <w:rPr>
            <w:rFonts w:ascii="Times New Roman" w:hAnsi="Times New Roman"/>
            <w:iCs/>
            <w:lang w:val="en-US"/>
          </w:rPr>
          <w:delText xml:space="preserve">All species of the data set were considered except for the group ‘plankton’ (i.e. 105 species). </w:delText>
        </w:r>
        <w:r w:rsidR="00290161" w:rsidRPr="00481218" w:rsidDel="00A16CED">
          <w:rPr>
            <w:rFonts w:ascii="Times New Roman" w:hAnsi="Times New Roman"/>
            <w:iCs/>
            <w:lang w:val="en-US"/>
          </w:rPr>
          <w:delText>We used the following attributes to predi</w:delText>
        </w:r>
        <w:r w:rsidR="00290822" w:rsidRPr="00481218" w:rsidDel="00A16CED">
          <w:rPr>
            <w:rFonts w:ascii="Times New Roman" w:hAnsi="Times New Roman"/>
            <w:iCs/>
            <w:lang w:val="en-US"/>
          </w:rPr>
          <w:delText>ct the multiplex functional groups</w:delText>
        </w:r>
        <w:r w:rsidR="001A1E2E" w:rsidRPr="00481218" w:rsidDel="00A16CED">
          <w:rPr>
            <w:rFonts w:ascii="Times New Roman" w:hAnsi="Times New Roman"/>
            <w:iCs/>
            <w:lang w:val="en-US"/>
          </w:rPr>
          <w:delText xml:space="preserve">: </w:delText>
        </w:r>
        <w:r w:rsidR="00290822" w:rsidRPr="00481218" w:rsidDel="00A16CED">
          <w:rPr>
            <w:rFonts w:ascii="Times New Roman" w:hAnsi="Times New Roman"/>
            <w:iCs/>
            <w:lang w:val="en-US"/>
          </w:rPr>
          <w:delText>short height (ordinal score:</w:delText>
        </w:r>
        <w:r w:rsidR="00290161" w:rsidRPr="00481218" w:rsidDel="00A16CED">
          <w:rPr>
            <w:rFonts w:ascii="Times New Roman" w:hAnsi="Times New Roman"/>
            <w:iCs/>
            <w:lang w:val="en-US"/>
          </w:rPr>
          <w:delText xml:space="preserve"> low = 1, mid = 2, high = 3, low-mid = 1.5, etc.)</w:delText>
        </w:r>
        <w:r w:rsidR="001A1E2E" w:rsidRPr="00481218" w:rsidDel="00A16CED">
          <w:rPr>
            <w:rFonts w:ascii="Times New Roman" w:hAnsi="Times New Roman"/>
            <w:iCs/>
            <w:lang w:val="en-US"/>
          </w:rPr>
          <w:delText xml:space="preserve">, </w:delText>
        </w:r>
        <w:r w:rsidR="00290161" w:rsidRPr="00481218" w:rsidDel="00A16CED">
          <w:rPr>
            <w:rFonts w:ascii="Times New Roman" w:hAnsi="Times New Roman"/>
            <w:iCs/>
            <w:lang w:val="en-US"/>
          </w:rPr>
          <w:delText>shore height breadth (ordinal; “low-mid” = 2, “low” = 1, “low-mid-high” = 3</w:delText>
        </w:r>
        <w:r w:rsidR="001A1E2E" w:rsidRPr="00481218" w:rsidDel="00A16CED">
          <w:rPr>
            <w:rFonts w:ascii="Times New Roman" w:hAnsi="Times New Roman"/>
            <w:iCs/>
            <w:lang w:val="en-US"/>
          </w:rPr>
          <w:delText xml:space="preserve">), log body mass, </w:delText>
        </w:r>
        <w:r w:rsidR="00290161" w:rsidRPr="00481218" w:rsidDel="00A16CED">
          <w:rPr>
            <w:rFonts w:ascii="Times New Roman" w:hAnsi="Times New Roman"/>
            <w:iCs/>
            <w:lang w:val="en-US"/>
          </w:rPr>
          <w:delText>mobility</w:delText>
        </w:r>
        <w:r w:rsidR="00290822" w:rsidRPr="00481218" w:rsidDel="00A16CED">
          <w:rPr>
            <w:rFonts w:ascii="Times New Roman" w:hAnsi="Times New Roman"/>
            <w:iCs/>
            <w:lang w:val="en-US"/>
          </w:rPr>
          <w:delText xml:space="preserve"> (mobile/sessile)</w:delText>
        </w:r>
        <w:r w:rsidR="001A1E2E" w:rsidRPr="00481218" w:rsidDel="00A16CED">
          <w:rPr>
            <w:rFonts w:ascii="Times New Roman" w:hAnsi="Times New Roman"/>
            <w:iCs/>
            <w:lang w:val="en-US"/>
          </w:rPr>
          <w:delText xml:space="preserve">, </w:delText>
        </w:r>
        <w:r w:rsidR="00290161" w:rsidRPr="00481218" w:rsidDel="00A16CED">
          <w:rPr>
            <w:rFonts w:ascii="Times New Roman" w:hAnsi="Times New Roman"/>
            <w:iCs/>
            <w:lang w:val="en-US"/>
          </w:rPr>
          <w:delText>trophic level category (basal, herbivore, intermediate, top)</w:delText>
        </w:r>
        <w:r w:rsidR="001A1E2E" w:rsidRPr="00481218" w:rsidDel="00A16CED">
          <w:rPr>
            <w:rFonts w:ascii="Times New Roman" w:hAnsi="Times New Roman"/>
            <w:iCs/>
            <w:lang w:val="en-US"/>
          </w:rPr>
          <w:delText>.</w:delText>
        </w:r>
        <w:r w:rsidR="00290822" w:rsidRPr="00481218" w:rsidDel="00A16CED">
          <w:rPr>
            <w:rFonts w:ascii="Times New Roman" w:hAnsi="Times New Roman"/>
            <w:iCs/>
            <w:lang w:val="en-US"/>
          </w:rPr>
          <w:delText xml:space="preserve"> </w:delText>
        </w:r>
        <w:r w:rsidR="00E916F4" w:rsidRPr="00481218" w:rsidDel="00A16CED">
          <w:rPr>
            <w:rFonts w:ascii="Times New Roman" w:hAnsi="Times New Roman"/>
            <w:iCs/>
            <w:lang w:val="en-US"/>
          </w:rPr>
          <w:delText xml:space="preserve">For each ‘leaf’ in the tree, the </w:delText>
        </w:r>
        <w:r w:rsidR="001A1E2E" w:rsidRPr="00481218" w:rsidDel="00A16CED">
          <w:rPr>
            <w:rFonts w:ascii="Times New Roman" w:hAnsi="Times New Roman"/>
            <w:iCs/>
            <w:lang w:val="en-US"/>
          </w:rPr>
          <w:delText>horizontal bar</w:delText>
        </w:r>
        <w:r w:rsidR="00E916F4" w:rsidRPr="00481218" w:rsidDel="00A16CED">
          <w:rPr>
            <w:rFonts w:ascii="Times New Roman" w:hAnsi="Times New Roman"/>
            <w:iCs/>
            <w:lang w:val="en-US"/>
          </w:rPr>
          <w:delText xml:space="preserve"> shows the proportion of </w:delText>
        </w:r>
        <w:r w:rsidR="00290822" w:rsidRPr="00481218" w:rsidDel="00A16CED">
          <w:rPr>
            <w:rFonts w:ascii="Times New Roman" w:hAnsi="Times New Roman"/>
            <w:iCs/>
            <w:lang w:val="en-US"/>
          </w:rPr>
          <w:delText xml:space="preserve">species in </w:delText>
        </w:r>
        <w:r w:rsidR="00E916F4" w:rsidRPr="00481218" w:rsidDel="00A16CED">
          <w:rPr>
            <w:rFonts w:ascii="Times New Roman" w:hAnsi="Times New Roman"/>
            <w:iCs/>
            <w:lang w:val="en-US"/>
          </w:rPr>
          <w:delText xml:space="preserve">each </w:delText>
        </w:r>
        <w:r w:rsidR="00290822" w:rsidRPr="00481218" w:rsidDel="00A16CED">
          <w:rPr>
            <w:rFonts w:ascii="Times New Roman" w:hAnsi="Times New Roman"/>
            <w:iCs/>
            <w:lang w:val="en-US"/>
          </w:rPr>
          <w:delText>functional group while</w:delText>
        </w:r>
        <w:r w:rsidR="001A1E2E" w:rsidRPr="00481218" w:rsidDel="00A16CED">
          <w:rPr>
            <w:rFonts w:ascii="Times New Roman" w:hAnsi="Times New Roman"/>
            <w:iCs/>
            <w:lang w:val="en-US"/>
          </w:rPr>
          <w:delText xml:space="preserve"> the number indicated below ‘count’ is the number of species</w:delText>
        </w:r>
        <w:r w:rsidR="00E916F4" w:rsidRPr="00481218" w:rsidDel="00A16CED">
          <w:rPr>
            <w:rFonts w:ascii="Times New Roman" w:hAnsi="Times New Roman"/>
            <w:iCs/>
            <w:lang w:val="en-US"/>
          </w:rPr>
          <w:delText>. The variable selected for each split</w:delText>
        </w:r>
        <w:r w:rsidR="00665A83" w:rsidRPr="00481218" w:rsidDel="00A16CED">
          <w:rPr>
            <w:rFonts w:ascii="Times New Roman" w:hAnsi="Times New Roman"/>
            <w:iCs/>
            <w:lang w:val="en-US"/>
          </w:rPr>
          <w:delText xml:space="preserve"> is directly under the parent. </w:delText>
        </w:r>
        <w:r w:rsidR="006B570C" w:rsidRPr="00481218" w:rsidDel="00A16CED">
          <w:rPr>
            <w:rFonts w:ascii="Times New Roman" w:hAnsi="Times New Roman"/>
            <w:iCs/>
            <w:lang w:val="en-US"/>
          </w:rPr>
          <w:delText>Note: ‘basal’ here refers to autotroph species</w:delText>
        </w:r>
      </w:del>
    </w:p>
    <w:p w14:paraId="6FDCD590" w14:textId="77777777" w:rsidR="00761AE1" w:rsidRPr="00481218" w:rsidRDefault="00761AE1" w:rsidP="00761AE1">
      <w:pPr>
        <w:jc w:val="both"/>
        <w:rPr>
          <w:ins w:id="584" w:author="Sonia Kéfi" w:date="2016-04-04T09:10:00Z"/>
          <w:rFonts w:ascii="Times New Roman" w:hAnsi="Times New Roman"/>
          <w:iCs/>
          <w:sz w:val="24"/>
          <w:szCs w:val="24"/>
          <w:highlight w:val="cyan"/>
          <w:lang w:val="en-US"/>
        </w:rPr>
      </w:pPr>
    </w:p>
    <w:p w14:paraId="2293C2B8" w14:textId="48696995" w:rsidR="00761AE1" w:rsidRPr="00000828" w:rsidRDefault="00413678" w:rsidP="00413678">
      <w:pPr>
        <w:jc w:val="both"/>
        <w:rPr>
          <w:rFonts w:ascii="Times New Roman" w:hAnsi="Times New Roman"/>
          <w:iCs/>
          <w:sz w:val="24"/>
          <w:szCs w:val="24"/>
          <w:lang w:val="en-US"/>
        </w:rPr>
      </w:pPr>
      <w:ins w:id="585" w:author="Sonia Kéfi" w:date="2016-04-28T18:04:00Z">
        <w:r w:rsidRPr="007754C0">
          <w:rPr>
            <w:rFonts w:ascii="Times New Roman" w:hAnsi="Times New Roman"/>
            <w:iCs/>
            <w:sz w:val="24"/>
            <w:szCs w:val="24"/>
            <w:lang w:val="en-US"/>
          </w:rPr>
          <w:t xml:space="preserve">Note that the identification of the clusters and thereby of the functional groups is only based </w:t>
        </w:r>
      </w:ins>
      <w:ins w:id="586" w:author="Sonia Kéfi" w:date="2016-04-04T09:10:00Z">
        <w:r w:rsidR="00761AE1" w:rsidRPr="007754C0">
          <w:rPr>
            <w:rFonts w:ascii="Times New Roman" w:hAnsi="Times New Roman"/>
            <w:iCs/>
            <w:sz w:val="24"/>
            <w:szCs w:val="24"/>
            <w:lang w:val="en-US"/>
          </w:rPr>
          <w:t xml:space="preserve"> </w:t>
        </w:r>
      </w:ins>
      <w:ins w:id="587" w:author="Sonia Kéfi" w:date="2016-04-28T18:05:00Z">
        <w:r w:rsidRPr="007754C0">
          <w:rPr>
            <w:rFonts w:ascii="Times New Roman" w:hAnsi="Times New Roman"/>
            <w:iCs/>
            <w:sz w:val="24"/>
            <w:szCs w:val="24"/>
            <w:lang w:val="en-US"/>
          </w:rPr>
          <w:t>on</w:t>
        </w:r>
      </w:ins>
      <w:ins w:id="588" w:author="Sonia Kéfi" w:date="2016-04-04T09:10:00Z">
        <w:r w:rsidR="00761AE1" w:rsidRPr="007754C0">
          <w:rPr>
            <w:rFonts w:ascii="Times New Roman" w:hAnsi="Times New Roman"/>
            <w:iCs/>
            <w:sz w:val="24"/>
            <w:szCs w:val="24"/>
            <w:lang w:val="en-US"/>
          </w:rPr>
          <w:t xml:space="preserve"> the interactions, not the traits, and that the definition of the presence/absence of an interaction between a pair of species was based on knowledge about the interaction itself - and not on species traits (see Materials an</w:t>
        </w:r>
        <w:r w:rsidR="007754C0">
          <w:rPr>
            <w:rFonts w:ascii="Times New Roman" w:hAnsi="Times New Roman"/>
            <w:iCs/>
            <w:sz w:val="24"/>
            <w:szCs w:val="24"/>
            <w:lang w:val="en-US"/>
          </w:rPr>
          <w:t xml:space="preserve">d Methods of the paper and </w:t>
        </w:r>
      </w:ins>
      <w:ins w:id="589" w:author="Sonia Kéfi" w:date="2016-04-29T18:12:00Z">
        <w:r w:rsidR="007754C0">
          <w:rPr>
            <w:rFonts w:ascii="Times New Roman" w:hAnsi="Times New Roman"/>
            <w:iCs/>
            <w:sz w:val="24"/>
            <w:szCs w:val="24"/>
            <w:lang w:val="en-US"/>
          </w:rPr>
          <w:fldChar w:fldCharType="begin"/>
        </w:r>
        <w:r w:rsidR="007754C0">
          <w:rPr>
            <w:rFonts w:ascii="Times New Roman" w:hAnsi="Times New Roman"/>
            <w:iCs/>
            <w:sz w:val="24"/>
            <w:szCs w:val="24"/>
            <w:lang w:val="en-US"/>
          </w:rPr>
          <w:instrText xml:space="preserve"> ADDIN ZOTERO_ITEM CSL_CITATION {"citationID":"li07f4mft","properties":{"formattedCitation":"[11]","plainCitation":"[11]"},"citationItems":[{"id":286,"uris":["http://zotero.org/users/745137/items/T7G73ZH7"],"uri":["http://zotero.org/users/745137/items/T7G73ZH7"],"itemData":{"id":286,"type":"article-journal","title":"Network structure beyond food webs: mapping non-trophic and trophic interactions on Chilean rocky shores","container-title":"Ecology","page":"291-303","volume":"96","issue":"1","abstract":"How multiple types of non-trophic interactions map onto trophic networks in real communities remains largely unknown. We present the first effort, to our knowledge, describing a comprehensive ecological network that includes all known trophic and diverse non-trophic links among &gt;100 coexisting species for the marine rocky intertidal community of the central Chilean coast. Our results suggest that non-trophic interactions exhibit highly nonrandom structures both alone and with respect to food web structure. The occurrence of different types of interactions, relative to all possible links, was well predicted by trophic structure and simple traits of the source and target species. In this community, competition for space and positive interactions related to habitat/refuge provisioning by sessile and/or basal species were by far the most abundant non-trophic interactions. If these patterns are corroborated in other ecosystems, they may suggest potentially important dynamic constraints on the combined architecture of trophic and non-trophic interactions. The nonrandom patterning of non-trophic interactions suggests a path forward for developing a more comprehensive ecological network theory to predict the functioning and resilience of ecological communities.","DOI":"10.1890/13-1424.1","author":[{"family":"Kéfi","given":"Sonia"},{"family":"Berlow","given":"Eric L."},{"family":"Wieters","given":"Evie A."},{"family":"Joppa","given":"Lucas N."},{"family":"Wood","given":"Spencer A."},{"family":"Brose","given":"Ulrich"},{"family":"Navarrete","given":"Sergio A."}],"issued":{"date-parts":[["2015"]]}}}],"schema":"https://github.com/citation-style-language/schema/raw/master/csl-citation.json"} </w:instrText>
        </w:r>
      </w:ins>
      <w:r w:rsidR="007754C0">
        <w:rPr>
          <w:rFonts w:ascii="Times New Roman" w:hAnsi="Times New Roman"/>
          <w:iCs/>
          <w:sz w:val="24"/>
          <w:szCs w:val="24"/>
          <w:lang w:val="en-US"/>
        </w:rPr>
        <w:fldChar w:fldCharType="separate"/>
      </w:r>
      <w:ins w:id="590" w:author="Sonia Kéfi" w:date="2016-04-29T18:12:00Z">
        <w:r w:rsidR="007754C0">
          <w:rPr>
            <w:rFonts w:ascii="Times New Roman" w:hAnsi="Times New Roman"/>
            <w:iCs/>
            <w:noProof/>
            <w:sz w:val="24"/>
            <w:szCs w:val="24"/>
            <w:lang w:val="en-US"/>
          </w:rPr>
          <w:t>[11]</w:t>
        </w:r>
        <w:r w:rsidR="007754C0">
          <w:rPr>
            <w:rFonts w:ascii="Times New Roman" w:hAnsi="Times New Roman"/>
            <w:iCs/>
            <w:sz w:val="24"/>
            <w:szCs w:val="24"/>
            <w:lang w:val="en-US"/>
          </w:rPr>
          <w:fldChar w:fldCharType="end"/>
        </w:r>
      </w:ins>
      <w:ins w:id="591" w:author="Sonia Kéfi" w:date="2016-04-04T09:10:00Z">
        <w:r w:rsidR="00761AE1" w:rsidRPr="007754C0">
          <w:rPr>
            <w:rFonts w:ascii="Times New Roman" w:hAnsi="Times New Roman"/>
            <w:iCs/>
            <w:sz w:val="24"/>
            <w:szCs w:val="24"/>
            <w:lang w:val="en-US"/>
          </w:rPr>
          <w:t xml:space="preserve"> for more information about how the data set was assembled). Because species traits are determinant for interactions, it makes sense that the clusters found, which gather species that are similar in terms of their interaction patterns, also share similar traits and belong to close taxonomic groups. It makes sense, but it is not necessarily</w:t>
        </w:r>
        <w:r w:rsidRPr="007754C0">
          <w:rPr>
            <w:rFonts w:ascii="Times New Roman" w:hAnsi="Times New Roman"/>
            <w:iCs/>
            <w:sz w:val="24"/>
            <w:szCs w:val="24"/>
            <w:lang w:val="en-US"/>
          </w:rPr>
          <w:t xml:space="preserve"> expected (see clusters 6 and 10)</w:t>
        </w:r>
        <w:r w:rsidR="00761AE1" w:rsidRPr="007754C0">
          <w:rPr>
            <w:rFonts w:ascii="Times New Roman" w:hAnsi="Times New Roman"/>
            <w:iCs/>
            <w:sz w:val="24"/>
            <w:szCs w:val="24"/>
            <w:lang w:val="en-US"/>
          </w:rPr>
          <w:t>. Moreover, there is no reason to think that only a few sets of traits could very well predict not only each of the three layers of interactions inde</w:t>
        </w:r>
        <w:r w:rsidR="00215EDE">
          <w:rPr>
            <w:rFonts w:ascii="Times New Roman" w:hAnsi="Times New Roman"/>
            <w:iCs/>
            <w:sz w:val="24"/>
            <w:szCs w:val="24"/>
            <w:lang w:val="en-US"/>
          </w:rPr>
          <w:t>pendently but in this case the three</w:t>
        </w:r>
        <w:r w:rsidR="00761AE1" w:rsidRPr="007754C0">
          <w:rPr>
            <w:rFonts w:ascii="Times New Roman" w:hAnsi="Times New Roman"/>
            <w:iCs/>
            <w:sz w:val="24"/>
            <w:szCs w:val="24"/>
            <w:lang w:val="en-US"/>
          </w:rPr>
          <w:t xml:space="preserve"> dimensions simultaneously.</w:t>
        </w:r>
      </w:ins>
    </w:p>
    <w:p w14:paraId="1C9A5112" w14:textId="77777777" w:rsidR="002A2C88" w:rsidRPr="00000828" w:rsidRDefault="002A2C88" w:rsidP="00E40A1A">
      <w:pPr>
        <w:suppressAutoHyphens w:val="0"/>
        <w:spacing w:after="0"/>
        <w:rPr>
          <w:rFonts w:ascii="Times New Roman" w:hAnsi="Times New Roman"/>
          <w:iCs/>
          <w:sz w:val="24"/>
          <w:szCs w:val="24"/>
          <w:lang w:val="en-US"/>
        </w:rPr>
      </w:pPr>
    </w:p>
    <w:p w14:paraId="6724EE36" w14:textId="77777777" w:rsidR="002A2C88" w:rsidRDefault="002A2C88" w:rsidP="00E40A1A">
      <w:pPr>
        <w:suppressAutoHyphens w:val="0"/>
        <w:spacing w:after="0"/>
        <w:rPr>
          <w:rFonts w:ascii="Times New Roman" w:hAnsi="Times New Roman"/>
          <w:iCs/>
          <w:sz w:val="20"/>
          <w:szCs w:val="20"/>
          <w:lang w:val="en-US"/>
        </w:rPr>
      </w:pPr>
    </w:p>
    <w:p w14:paraId="2144E63E" w14:textId="77777777" w:rsidR="00170DA0" w:rsidRDefault="00170DA0" w:rsidP="00E40A1A">
      <w:pPr>
        <w:suppressAutoHyphens w:val="0"/>
        <w:spacing w:after="0"/>
        <w:rPr>
          <w:rFonts w:ascii="Times New Roman" w:hAnsi="Times New Roman"/>
          <w:iCs/>
          <w:sz w:val="20"/>
          <w:szCs w:val="20"/>
          <w:lang w:val="en-US"/>
        </w:rPr>
      </w:pPr>
    </w:p>
    <w:p w14:paraId="6957889F" w14:textId="099E6521" w:rsidR="00F14C63" w:rsidRPr="002A2C88" w:rsidRDefault="00F14C63" w:rsidP="00E40A1A">
      <w:pPr>
        <w:suppressAutoHyphens w:val="0"/>
        <w:spacing w:after="0"/>
        <w:rPr>
          <w:rFonts w:ascii="Times New Roman" w:hAnsi="Times New Roman"/>
          <w:iCs/>
          <w:sz w:val="20"/>
          <w:szCs w:val="20"/>
          <w:lang w:val="en-US"/>
        </w:rPr>
      </w:pPr>
      <w:r>
        <w:rPr>
          <w:rFonts w:ascii="Times New Roman" w:hAnsi="Times New Roman"/>
          <w:b/>
          <w:sz w:val="24"/>
          <w:szCs w:val="24"/>
          <w:lang w:val="en-US"/>
        </w:rPr>
        <w:t>R</w:t>
      </w:r>
      <w:r w:rsidR="00FB4E12">
        <w:rPr>
          <w:rFonts w:ascii="Times New Roman" w:hAnsi="Times New Roman"/>
          <w:b/>
          <w:sz w:val="24"/>
          <w:szCs w:val="24"/>
          <w:lang w:val="en-US"/>
        </w:rPr>
        <w:t>eferences</w:t>
      </w:r>
    </w:p>
    <w:p w14:paraId="5409FAA8" w14:textId="77777777" w:rsidR="00391FCD" w:rsidRDefault="00391FCD" w:rsidP="00F14C63">
      <w:pPr>
        <w:rPr>
          <w:color w:val="000000" w:themeColor="text1"/>
        </w:rPr>
      </w:pPr>
    </w:p>
    <w:p w14:paraId="78D9000A" w14:textId="77777777" w:rsidR="007754C0" w:rsidRPr="007754C0" w:rsidRDefault="00391FCD">
      <w:pPr>
        <w:widowControl w:val="0"/>
        <w:autoSpaceDE w:val="0"/>
        <w:autoSpaceDN w:val="0"/>
        <w:adjustRightInd w:val="0"/>
        <w:rPr>
          <w:rFonts w:ascii="Times New Roman" w:eastAsia="Times New Roman" w:hAnsi="Times New Roman"/>
          <w:color w:val="000000"/>
          <w:sz w:val="24"/>
        </w:rPr>
      </w:pPr>
      <w:r>
        <w:rPr>
          <w:rFonts w:ascii="Times New Roman" w:eastAsia="Times New Roman" w:hAnsi="Times New Roman"/>
          <w:color w:val="000000"/>
          <w:sz w:val="24"/>
        </w:rPr>
        <w:fldChar w:fldCharType="begin"/>
      </w:r>
      <w:r>
        <w:rPr>
          <w:rFonts w:ascii="Times New Roman" w:eastAsia="Times New Roman" w:hAnsi="Times New Roman"/>
          <w:color w:val="000000"/>
          <w:sz w:val="24"/>
        </w:rPr>
        <w:instrText xml:space="preserve"> ADDIN ZOTERO_BIBL {"custom":[]} CSL_BIBLIOGRAPHY </w:instrText>
      </w:r>
      <w:r>
        <w:rPr>
          <w:rFonts w:ascii="Times New Roman" w:eastAsia="Times New Roman" w:hAnsi="Times New Roman"/>
          <w:color w:val="000000"/>
          <w:sz w:val="24"/>
        </w:rPr>
        <w:fldChar w:fldCharType="separate"/>
      </w:r>
      <w:r w:rsidR="007754C0" w:rsidRPr="007754C0">
        <w:rPr>
          <w:rFonts w:ascii="Times New Roman" w:eastAsia="Times New Roman" w:hAnsi="Times New Roman"/>
          <w:color w:val="000000"/>
          <w:sz w:val="24"/>
        </w:rPr>
        <w:t xml:space="preserve">1. </w:t>
      </w:r>
      <w:r w:rsidR="007754C0" w:rsidRPr="007754C0">
        <w:rPr>
          <w:rFonts w:ascii="Times New Roman" w:eastAsia="Times New Roman" w:hAnsi="Times New Roman"/>
          <w:color w:val="000000"/>
          <w:sz w:val="24"/>
        </w:rPr>
        <w:tab/>
        <w:t xml:space="preserve">Doreian P, Batagelj V, Ferligoj A. Generalized Blockmodeling. Cambridge University Press; 2004. </w:t>
      </w:r>
    </w:p>
    <w:p w14:paraId="37E388FA"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2. </w:t>
      </w:r>
      <w:r w:rsidRPr="007754C0">
        <w:rPr>
          <w:rFonts w:ascii="Times New Roman" w:eastAsia="Times New Roman" w:hAnsi="Times New Roman"/>
          <w:color w:val="000000"/>
          <w:sz w:val="24"/>
        </w:rPr>
        <w:tab/>
        <w:t xml:space="preserve">White HC, Boorman SA, Breiger RL. Social Structure from Multiple Networks. I. Blockmodels of Roles and Positions. Am J Sociol. 1976;81: 730–780. </w:t>
      </w:r>
    </w:p>
    <w:p w14:paraId="2F0AB6B6"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3. </w:t>
      </w:r>
      <w:r w:rsidRPr="007754C0">
        <w:rPr>
          <w:rFonts w:ascii="Times New Roman" w:eastAsia="Times New Roman" w:hAnsi="Times New Roman"/>
          <w:color w:val="000000"/>
          <w:sz w:val="24"/>
        </w:rPr>
        <w:tab/>
        <w:t>Harrer A, Schmidt A. An Approach for the Blockmodeling in Multi-Relational Networks. 2012 IEEE/ACM International Conference on Advances in Social Networks Analysis and Mining (ASONAM). 2012. pp. 591–598. doi:10.1109/ASONAM.2012.100</w:t>
      </w:r>
    </w:p>
    <w:p w14:paraId="4910406E"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4. </w:t>
      </w:r>
      <w:r w:rsidRPr="007754C0">
        <w:rPr>
          <w:rFonts w:ascii="Times New Roman" w:eastAsia="Times New Roman" w:hAnsi="Times New Roman"/>
          <w:color w:val="000000"/>
          <w:sz w:val="24"/>
        </w:rPr>
        <w:tab/>
        <w:t>Mariadassou M, Robin S, Vacher C. Uncovering latent structure in valued graphs: A variational approach. Ann Appl Stat. 2010;4: 715–742. doi:10.1214/10-AOAS361</w:t>
      </w:r>
    </w:p>
    <w:p w14:paraId="0F848D69"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5. </w:t>
      </w:r>
      <w:r w:rsidRPr="007754C0">
        <w:rPr>
          <w:rFonts w:ascii="Times New Roman" w:eastAsia="Times New Roman" w:hAnsi="Times New Roman"/>
          <w:color w:val="000000"/>
          <w:sz w:val="24"/>
        </w:rPr>
        <w:tab/>
        <w:t xml:space="preserve">Hubert L, Arabie P. Comparing partitions. J Classif. 1985;2: 193–218. </w:t>
      </w:r>
      <w:r w:rsidRPr="007754C0">
        <w:rPr>
          <w:rFonts w:ascii="Times New Roman" w:eastAsia="Times New Roman" w:hAnsi="Times New Roman"/>
          <w:color w:val="000000"/>
          <w:sz w:val="24"/>
        </w:rPr>
        <w:lastRenderedPageBreak/>
        <w:t>doi:10.1007/BF01908075</w:t>
      </w:r>
    </w:p>
    <w:p w14:paraId="6B31B9A0"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6. </w:t>
      </w:r>
      <w:r w:rsidRPr="007754C0">
        <w:rPr>
          <w:rFonts w:ascii="Times New Roman" w:eastAsia="Times New Roman" w:hAnsi="Times New Roman"/>
          <w:color w:val="000000"/>
          <w:sz w:val="24"/>
        </w:rPr>
        <w:tab/>
        <w:t>Brose U. Complex food webs prevent competitive exclusion among producer species. Proc R Soc Lond B Biol Sci. 2008;275: 2507–2514. doi:10.1098/rspb.2008.0718</w:t>
      </w:r>
    </w:p>
    <w:p w14:paraId="6DAB3013"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7. </w:t>
      </w:r>
      <w:r w:rsidRPr="007754C0">
        <w:rPr>
          <w:rFonts w:ascii="Times New Roman" w:eastAsia="Times New Roman" w:hAnsi="Times New Roman"/>
          <w:color w:val="000000"/>
          <w:sz w:val="24"/>
        </w:rPr>
        <w:tab/>
        <w:t>Brose U, Williams RJ, Martinez ND. Allometric scaling enhances stability in complex food webs. Ecol Lett. 2006;9: 1228–1236. doi:10.1111/j.1461-0248.2006.00978.x</w:t>
      </w:r>
    </w:p>
    <w:p w14:paraId="5B6039F8"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8. </w:t>
      </w:r>
      <w:r w:rsidRPr="007754C0">
        <w:rPr>
          <w:rFonts w:ascii="Times New Roman" w:eastAsia="Times New Roman" w:hAnsi="Times New Roman"/>
          <w:color w:val="000000"/>
          <w:sz w:val="24"/>
        </w:rPr>
        <w:tab/>
        <w:t xml:space="preserve">Yodzis P, Innes S. Body-size  and consumer-resource dynamics. Am Nat. 1992;139: 1151–1173. </w:t>
      </w:r>
    </w:p>
    <w:p w14:paraId="159CBCAF"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9. </w:t>
      </w:r>
      <w:r w:rsidRPr="007754C0">
        <w:rPr>
          <w:rFonts w:ascii="Times New Roman" w:eastAsia="Times New Roman" w:hAnsi="Times New Roman"/>
          <w:color w:val="000000"/>
          <w:sz w:val="24"/>
        </w:rPr>
        <w:tab/>
        <w:t>Otto SB, Rall BC, Brose U. Allometric degree distributions facilitate food-web stability. Nature. 2007;450: 1226–1229. doi:10.1038/nature06359</w:t>
      </w:r>
    </w:p>
    <w:p w14:paraId="38FF3408"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10. </w:t>
      </w:r>
      <w:r w:rsidRPr="007754C0">
        <w:rPr>
          <w:rFonts w:ascii="Times New Roman" w:eastAsia="Times New Roman" w:hAnsi="Times New Roman"/>
          <w:color w:val="000000"/>
          <w:sz w:val="24"/>
        </w:rPr>
        <w:tab/>
        <w:t>Brose U, Berlow EL, Martinez ND. Scaling up keystone effects from simple to complex ecological networks. Ecol Lett. 2005;8: 1317–1325. doi:10.1111/j.1461-0248.2005.00838.x</w:t>
      </w:r>
    </w:p>
    <w:p w14:paraId="317BE20F" w14:textId="77777777" w:rsidR="007754C0" w:rsidRPr="007754C0" w:rsidRDefault="007754C0">
      <w:pPr>
        <w:widowControl w:val="0"/>
        <w:autoSpaceDE w:val="0"/>
        <w:autoSpaceDN w:val="0"/>
        <w:adjustRightInd w:val="0"/>
        <w:rPr>
          <w:rFonts w:ascii="Times New Roman" w:eastAsia="Times New Roman" w:hAnsi="Times New Roman"/>
          <w:color w:val="000000"/>
          <w:sz w:val="24"/>
        </w:rPr>
      </w:pPr>
      <w:r w:rsidRPr="007754C0">
        <w:rPr>
          <w:rFonts w:ascii="Times New Roman" w:eastAsia="Times New Roman" w:hAnsi="Times New Roman"/>
          <w:color w:val="000000"/>
          <w:sz w:val="24"/>
        </w:rPr>
        <w:t xml:space="preserve">11. </w:t>
      </w:r>
      <w:r w:rsidRPr="007754C0">
        <w:rPr>
          <w:rFonts w:ascii="Times New Roman" w:eastAsia="Times New Roman" w:hAnsi="Times New Roman"/>
          <w:color w:val="000000"/>
          <w:sz w:val="24"/>
        </w:rPr>
        <w:tab/>
        <w:t>Kéfi S, Berlow EL, Wieters EA, Joppa LN, Wood SA, Brose U, et al. Network structure beyond food webs: mapping non-trophic and trophic interactions on Chilean rocky shores. Ecology. 2015;96: 291–303. doi:10.1890/13-1424.1</w:t>
      </w:r>
    </w:p>
    <w:p w14:paraId="5F9AEB99" w14:textId="7AABC2C6" w:rsidR="00034741" w:rsidRDefault="00391FCD" w:rsidP="00F14C63">
      <w:pPr>
        <w:rPr>
          <w:rFonts w:ascii="Times New Roman" w:hAnsi="Times New Roman"/>
          <w:b/>
          <w:sz w:val="24"/>
          <w:szCs w:val="24"/>
          <w:lang w:val="en-US"/>
        </w:rPr>
      </w:pPr>
      <w:r>
        <w:rPr>
          <w:rFonts w:ascii="Times New Roman" w:eastAsia="Times New Roman" w:hAnsi="Times New Roman"/>
          <w:color w:val="000000"/>
          <w:sz w:val="24"/>
        </w:rPr>
        <w:fldChar w:fldCharType="end"/>
      </w:r>
    </w:p>
    <w:sectPr w:rsidR="00034741" w:rsidSect="00BB605F">
      <w:footerReference w:type="even" r:id="rId19"/>
      <w:footerReference w:type="default" r:id="rId20"/>
      <w:pgSz w:w="11906" w:h="16838"/>
      <w:pgMar w:top="1417" w:right="1417" w:bottom="1417" w:left="1417" w:header="0" w:footer="0" w:gutter="0"/>
      <w:cols w:space="720"/>
      <w:formProt w:val="0"/>
      <w:docGrid w:linePitch="360" w:charSpace="-204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33EF6D" w14:textId="77777777" w:rsidR="00A715F5" w:rsidRDefault="00A715F5" w:rsidP="002E613F">
      <w:pPr>
        <w:spacing w:after="0" w:line="240" w:lineRule="auto"/>
      </w:pPr>
      <w:r>
        <w:separator/>
      </w:r>
    </w:p>
  </w:endnote>
  <w:endnote w:type="continuationSeparator" w:id="0">
    <w:p w14:paraId="46E0D9F0" w14:textId="77777777" w:rsidR="00A715F5" w:rsidRDefault="00A715F5" w:rsidP="002E6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Droid Sans Fallback">
    <w:altName w:val="Times New Roman"/>
    <w:panose1 w:val="00000000000000000000"/>
    <w:charset w:val="00"/>
    <w:family w:val="roman"/>
    <w:notTrueType/>
    <w:pitch w:val="default"/>
  </w:font>
  <w:font w:name="Liberation Sans">
    <w:altName w:val="Arial"/>
    <w:charset w:val="01"/>
    <w:family w:val="swiss"/>
    <w:pitch w:val="variable"/>
  </w:font>
  <w:font w:name="FreeSans">
    <w:altName w:val="Times New Roman"/>
    <w:panose1 w:val="00000000000000000000"/>
    <w:charset w:val="00"/>
    <w:family w:val="roman"/>
    <w:notTrueType/>
    <w:pitch w:val="default"/>
  </w:font>
  <w:font w:name="Segoe UI">
    <w:altName w:val="Calibri"/>
    <w:panose1 w:val="00000000000000000000"/>
    <w:charset w:val="00"/>
    <w:family w:val="swiss"/>
    <w:notTrueType/>
    <w:pitch w:val="variable"/>
    <w:sig w:usb0="00000003" w:usb1="00000000" w:usb2="00000000" w:usb3="00000000" w:csb0="00000001" w:csb1="00000000"/>
  </w:font>
  <w:font w:name="DejaVu Sans">
    <w:altName w:val="Arial"/>
    <w:charset w:val="00"/>
    <w:family w:val="swiss"/>
    <w:pitch w:val="variable"/>
    <w:sig w:usb0="E7002EFF" w:usb1="D200FDFF" w:usb2="0A246029" w:usb3="00000000" w:csb0="000001F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435E8C" w14:textId="77777777" w:rsidR="002E613F" w:rsidRDefault="002E613F" w:rsidP="000D6EEA">
    <w:pPr>
      <w:pStyle w:val="Pieddepage"/>
      <w:framePr w:wrap="none" w:vAnchor="text" w:hAnchor="margin" w:xAlign="center" w:y="1"/>
      <w:rPr>
        <w:ins w:id="592" w:author="Sonia Kéfi" w:date="2016-04-29T18:02:00Z"/>
        <w:rStyle w:val="Numrodepage"/>
      </w:rPr>
    </w:pPr>
    <w:ins w:id="593" w:author="Sonia Kéfi" w:date="2016-04-29T18:02:00Z">
      <w:r>
        <w:rPr>
          <w:rStyle w:val="Numrodepage"/>
        </w:rPr>
        <w:fldChar w:fldCharType="begin"/>
      </w:r>
      <w:r>
        <w:rPr>
          <w:rStyle w:val="Numrodepage"/>
        </w:rPr>
        <w:instrText xml:space="preserve">PAGE  </w:instrText>
      </w:r>
      <w:r>
        <w:rPr>
          <w:rStyle w:val="Numrodepage"/>
        </w:rPr>
        <w:fldChar w:fldCharType="end"/>
      </w:r>
    </w:ins>
  </w:p>
  <w:p w14:paraId="106A8A2B" w14:textId="77777777" w:rsidR="002E613F" w:rsidRDefault="002E613F">
    <w:pPr>
      <w:pStyle w:val="Pieddepa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F2368F" w14:textId="77777777" w:rsidR="002E613F" w:rsidRDefault="002E613F" w:rsidP="000D6EEA">
    <w:pPr>
      <w:pStyle w:val="Pieddepage"/>
      <w:framePr w:wrap="none" w:vAnchor="text" w:hAnchor="margin" w:xAlign="center" w:y="1"/>
      <w:rPr>
        <w:ins w:id="594" w:author="Sonia Kéfi" w:date="2016-04-29T18:02:00Z"/>
        <w:rStyle w:val="Numrodepage"/>
      </w:rPr>
    </w:pPr>
    <w:ins w:id="595" w:author="Sonia Kéfi" w:date="2016-04-29T18:02:00Z">
      <w:r>
        <w:rPr>
          <w:rStyle w:val="Numrodepage"/>
        </w:rPr>
        <w:fldChar w:fldCharType="begin"/>
      </w:r>
      <w:r>
        <w:rPr>
          <w:rStyle w:val="Numrodepage"/>
        </w:rPr>
        <w:instrText xml:space="preserve">PAGE  </w:instrText>
      </w:r>
    </w:ins>
    <w:r>
      <w:rPr>
        <w:rStyle w:val="Numrodepage"/>
      </w:rPr>
      <w:fldChar w:fldCharType="separate"/>
    </w:r>
    <w:r w:rsidR="00AC700D">
      <w:rPr>
        <w:rStyle w:val="Numrodepage"/>
        <w:noProof/>
      </w:rPr>
      <w:t>4</w:t>
    </w:r>
    <w:ins w:id="596" w:author="Sonia Kéfi" w:date="2016-04-29T18:02:00Z">
      <w:r>
        <w:rPr>
          <w:rStyle w:val="Numrodepage"/>
        </w:rPr>
        <w:fldChar w:fldCharType="end"/>
      </w:r>
    </w:ins>
  </w:p>
  <w:p w14:paraId="04E34C49" w14:textId="77777777" w:rsidR="002E613F" w:rsidRDefault="002E613F">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A3D420" w14:textId="77777777" w:rsidR="00A715F5" w:rsidRDefault="00A715F5" w:rsidP="002E613F">
      <w:pPr>
        <w:spacing w:after="0" w:line="240" w:lineRule="auto"/>
      </w:pPr>
      <w:r>
        <w:separator/>
      </w:r>
    </w:p>
  </w:footnote>
  <w:footnote w:type="continuationSeparator" w:id="0">
    <w:p w14:paraId="2850ECC1" w14:textId="77777777" w:rsidR="00A715F5" w:rsidRDefault="00A715F5" w:rsidP="002E613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17CA6"/>
    <w:multiLevelType w:val="hybridMultilevel"/>
    <w:tmpl w:val="5F48AC94"/>
    <w:lvl w:ilvl="0" w:tplc="DDB4D13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F0013C1"/>
    <w:multiLevelType w:val="hybridMultilevel"/>
    <w:tmpl w:val="FAD2EB9C"/>
    <w:lvl w:ilvl="0" w:tplc="DDB4D13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335791C"/>
    <w:multiLevelType w:val="hybridMultilevel"/>
    <w:tmpl w:val="415A8F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onia Kéfi">
    <w15:presenceInfo w15:providerId="Windows Live" w15:userId="376fb49b6b6fe0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visionView w:markup="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434"/>
    <w:rsid w:val="00000828"/>
    <w:rsid w:val="00001893"/>
    <w:rsid w:val="00002EE7"/>
    <w:rsid w:val="00005683"/>
    <w:rsid w:val="000105A7"/>
    <w:rsid w:val="00015DEB"/>
    <w:rsid w:val="0002190B"/>
    <w:rsid w:val="00024A3F"/>
    <w:rsid w:val="00026859"/>
    <w:rsid w:val="000271DA"/>
    <w:rsid w:val="00027F0D"/>
    <w:rsid w:val="00034741"/>
    <w:rsid w:val="00035D3D"/>
    <w:rsid w:val="00042C03"/>
    <w:rsid w:val="00043D63"/>
    <w:rsid w:val="000458D9"/>
    <w:rsid w:val="000631B6"/>
    <w:rsid w:val="00075DD8"/>
    <w:rsid w:val="00082347"/>
    <w:rsid w:val="000A6482"/>
    <w:rsid w:val="000B3665"/>
    <w:rsid w:val="000B5D06"/>
    <w:rsid w:val="000C5C91"/>
    <w:rsid w:val="000D494E"/>
    <w:rsid w:val="000E1587"/>
    <w:rsid w:val="000F1476"/>
    <w:rsid w:val="000F37BF"/>
    <w:rsid w:val="00101709"/>
    <w:rsid w:val="00127434"/>
    <w:rsid w:val="00131987"/>
    <w:rsid w:val="00144D42"/>
    <w:rsid w:val="00151641"/>
    <w:rsid w:val="001516F3"/>
    <w:rsid w:val="00170DA0"/>
    <w:rsid w:val="00185422"/>
    <w:rsid w:val="001A0067"/>
    <w:rsid w:val="001A1E2E"/>
    <w:rsid w:val="001A744D"/>
    <w:rsid w:val="001B066F"/>
    <w:rsid w:val="001B20FD"/>
    <w:rsid w:val="001B54D1"/>
    <w:rsid w:val="001C05F5"/>
    <w:rsid w:val="001C1559"/>
    <w:rsid w:val="001C156D"/>
    <w:rsid w:val="001D1FB8"/>
    <w:rsid w:val="001D4115"/>
    <w:rsid w:val="001E6736"/>
    <w:rsid w:val="001F3EAF"/>
    <w:rsid w:val="001F5EFF"/>
    <w:rsid w:val="00202899"/>
    <w:rsid w:val="00214548"/>
    <w:rsid w:val="00215EDE"/>
    <w:rsid w:val="002230E6"/>
    <w:rsid w:val="002323F0"/>
    <w:rsid w:val="00243C0D"/>
    <w:rsid w:val="00254B73"/>
    <w:rsid w:val="0027491C"/>
    <w:rsid w:val="00285B33"/>
    <w:rsid w:val="00290161"/>
    <w:rsid w:val="00290822"/>
    <w:rsid w:val="00294A41"/>
    <w:rsid w:val="002A2C88"/>
    <w:rsid w:val="002A4497"/>
    <w:rsid w:val="002C3877"/>
    <w:rsid w:val="002E613F"/>
    <w:rsid w:val="002F0B6E"/>
    <w:rsid w:val="002F64CF"/>
    <w:rsid w:val="0030197F"/>
    <w:rsid w:val="003046CD"/>
    <w:rsid w:val="00310BB9"/>
    <w:rsid w:val="0031185F"/>
    <w:rsid w:val="0031558C"/>
    <w:rsid w:val="00322D48"/>
    <w:rsid w:val="00323469"/>
    <w:rsid w:val="00323958"/>
    <w:rsid w:val="00345F44"/>
    <w:rsid w:val="003561ED"/>
    <w:rsid w:val="00363761"/>
    <w:rsid w:val="00366DF7"/>
    <w:rsid w:val="00372F48"/>
    <w:rsid w:val="00381E91"/>
    <w:rsid w:val="00391FCD"/>
    <w:rsid w:val="00393BB5"/>
    <w:rsid w:val="003B2B96"/>
    <w:rsid w:val="003B3987"/>
    <w:rsid w:val="003B5931"/>
    <w:rsid w:val="003B618F"/>
    <w:rsid w:val="003C178B"/>
    <w:rsid w:val="003D76B0"/>
    <w:rsid w:val="003E00CA"/>
    <w:rsid w:val="003F0ADD"/>
    <w:rsid w:val="003F231E"/>
    <w:rsid w:val="003F6E54"/>
    <w:rsid w:val="00411F2F"/>
    <w:rsid w:val="00413678"/>
    <w:rsid w:val="004345D6"/>
    <w:rsid w:val="00437AF0"/>
    <w:rsid w:val="00444682"/>
    <w:rsid w:val="00444CDC"/>
    <w:rsid w:val="00465E17"/>
    <w:rsid w:val="00467F88"/>
    <w:rsid w:val="00472AF6"/>
    <w:rsid w:val="0047496D"/>
    <w:rsid w:val="00481218"/>
    <w:rsid w:val="004A2E4D"/>
    <w:rsid w:val="004B0176"/>
    <w:rsid w:val="004B5A57"/>
    <w:rsid w:val="004D05D5"/>
    <w:rsid w:val="004E57B0"/>
    <w:rsid w:val="004E767B"/>
    <w:rsid w:val="0050064C"/>
    <w:rsid w:val="0054254B"/>
    <w:rsid w:val="00551C13"/>
    <w:rsid w:val="00564611"/>
    <w:rsid w:val="005656A1"/>
    <w:rsid w:val="00566942"/>
    <w:rsid w:val="00574F9B"/>
    <w:rsid w:val="0058423E"/>
    <w:rsid w:val="00584688"/>
    <w:rsid w:val="00585907"/>
    <w:rsid w:val="005956D7"/>
    <w:rsid w:val="005956E7"/>
    <w:rsid w:val="005A3014"/>
    <w:rsid w:val="005B5A79"/>
    <w:rsid w:val="005C1980"/>
    <w:rsid w:val="005D73F5"/>
    <w:rsid w:val="005F7B4F"/>
    <w:rsid w:val="00604AF0"/>
    <w:rsid w:val="006105A8"/>
    <w:rsid w:val="00620FA2"/>
    <w:rsid w:val="0062185E"/>
    <w:rsid w:val="0062414E"/>
    <w:rsid w:val="00625E2A"/>
    <w:rsid w:val="00632E73"/>
    <w:rsid w:val="0064291B"/>
    <w:rsid w:val="006465E3"/>
    <w:rsid w:val="00665A83"/>
    <w:rsid w:val="00676576"/>
    <w:rsid w:val="00684FE4"/>
    <w:rsid w:val="0068658E"/>
    <w:rsid w:val="006A3BAA"/>
    <w:rsid w:val="006B570C"/>
    <w:rsid w:val="00722FAB"/>
    <w:rsid w:val="0072439A"/>
    <w:rsid w:val="007336FC"/>
    <w:rsid w:val="007433D5"/>
    <w:rsid w:val="007479D0"/>
    <w:rsid w:val="00760EFA"/>
    <w:rsid w:val="00761AE1"/>
    <w:rsid w:val="00773102"/>
    <w:rsid w:val="007754C0"/>
    <w:rsid w:val="007904A0"/>
    <w:rsid w:val="007C11DF"/>
    <w:rsid w:val="007F4111"/>
    <w:rsid w:val="0080517E"/>
    <w:rsid w:val="00821E70"/>
    <w:rsid w:val="00823BC5"/>
    <w:rsid w:val="00854FCD"/>
    <w:rsid w:val="00866278"/>
    <w:rsid w:val="008B2EA3"/>
    <w:rsid w:val="008B358C"/>
    <w:rsid w:val="008E32A2"/>
    <w:rsid w:val="008E5B21"/>
    <w:rsid w:val="008F3DFB"/>
    <w:rsid w:val="009106D1"/>
    <w:rsid w:val="009245DF"/>
    <w:rsid w:val="00953BA4"/>
    <w:rsid w:val="0098720B"/>
    <w:rsid w:val="0098796B"/>
    <w:rsid w:val="009905E5"/>
    <w:rsid w:val="00991ED1"/>
    <w:rsid w:val="00996625"/>
    <w:rsid w:val="009A7C50"/>
    <w:rsid w:val="009D6DB4"/>
    <w:rsid w:val="00A01B73"/>
    <w:rsid w:val="00A040B7"/>
    <w:rsid w:val="00A131B2"/>
    <w:rsid w:val="00A15B47"/>
    <w:rsid w:val="00A16CED"/>
    <w:rsid w:val="00A50685"/>
    <w:rsid w:val="00A51AC5"/>
    <w:rsid w:val="00A54619"/>
    <w:rsid w:val="00A54A70"/>
    <w:rsid w:val="00A63514"/>
    <w:rsid w:val="00A715F5"/>
    <w:rsid w:val="00A756D3"/>
    <w:rsid w:val="00A903F0"/>
    <w:rsid w:val="00AA3403"/>
    <w:rsid w:val="00AA50AA"/>
    <w:rsid w:val="00AA68FC"/>
    <w:rsid w:val="00AB498D"/>
    <w:rsid w:val="00AC3530"/>
    <w:rsid w:val="00AC700D"/>
    <w:rsid w:val="00AE10AE"/>
    <w:rsid w:val="00AE3C54"/>
    <w:rsid w:val="00AF221E"/>
    <w:rsid w:val="00AF63BC"/>
    <w:rsid w:val="00B1332B"/>
    <w:rsid w:val="00B2432C"/>
    <w:rsid w:val="00B30F8A"/>
    <w:rsid w:val="00B332D0"/>
    <w:rsid w:val="00B43410"/>
    <w:rsid w:val="00B46CA2"/>
    <w:rsid w:val="00B47BF4"/>
    <w:rsid w:val="00B5010C"/>
    <w:rsid w:val="00B64C11"/>
    <w:rsid w:val="00B87533"/>
    <w:rsid w:val="00BB1002"/>
    <w:rsid w:val="00BB52BD"/>
    <w:rsid w:val="00BB605F"/>
    <w:rsid w:val="00BD5520"/>
    <w:rsid w:val="00BF2D96"/>
    <w:rsid w:val="00BF6A42"/>
    <w:rsid w:val="00C20694"/>
    <w:rsid w:val="00C25828"/>
    <w:rsid w:val="00C409D7"/>
    <w:rsid w:val="00C46E09"/>
    <w:rsid w:val="00C470A5"/>
    <w:rsid w:val="00C475AD"/>
    <w:rsid w:val="00C53A04"/>
    <w:rsid w:val="00C66846"/>
    <w:rsid w:val="00C66FCE"/>
    <w:rsid w:val="00C7405F"/>
    <w:rsid w:val="00C804AB"/>
    <w:rsid w:val="00C80A12"/>
    <w:rsid w:val="00C80EDC"/>
    <w:rsid w:val="00C84427"/>
    <w:rsid w:val="00C9621A"/>
    <w:rsid w:val="00CA05DF"/>
    <w:rsid w:val="00CB168B"/>
    <w:rsid w:val="00CC37F4"/>
    <w:rsid w:val="00CC537B"/>
    <w:rsid w:val="00CD5C13"/>
    <w:rsid w:val="00CE2549"/>
    <w:rsid w:val="00CE3F91"/>
    <w:rsid w:val="00CE441E"/>
    <w:rsid w:val="00CE7E1B"/>
    <w:rsid w:val="00CF0584"/>
    <w:rsid w:val="00CF60C7"/>
    <w:rsid w:val="00D04FC1"/>
    <w:rsid w:val="00D60DE6"/>
    <w:rsid w:val="00D63015"/>
    <w:rsid w:val="00D71E2D"/>
    <w:rsid w:val="00D72421"/>
    <w:rsid w:val="00D76D29"/>
    <w:rsid w:val="00D8437B"/>
    <w:rsid w:val="00D86656"/>
    <w:rsid w:val="00D87643"/>
    <w:rsid w:val="00D90D1B"/>
    <w:rsid w:val="00D92260"/>
    <w:rsid w:val="00DA73E1"/>
    <w:rsid w:val="00DC4441"/>
    <w:rsid w:val="00DC691D"/>
    <w:rsid w:val="00DD5045"/>
    <w:rsid w:val="00DD597C"/>
    <w:rsid w:val="00DF54D9"/>
    <w:rsid w:val="00DF7EE8"/>
    <w:rsid w:val="00DF7F5F"/>
    <w:rsid w:val="00E06804"/>
    <w:rsid w:val="00E21372"/>
    <w:rsid w:val="00E40A1A"/>
    <w:rsid w:val="00E43211"/>
    <w:rsid w:val="00E52974"/>
    <w:rsid w:val="00E70AEF"/>
    <w:rsid w:val="00E71144"/>
    <w:rsid w:val="00E71D68"/>
    <w:rsid w:val="00E753B8"/>
    <w:rsid w:val="00E916F4"/>
    <w:rsid w:val="00E97BB2"/>
    <w:rsid w:val="00E97C71"/>
    <w:rsid w:val="00EC2C6E"/>
    <w:rsid w:val="00EC3565"/>
    <w:rsid w:val="00EC4E57"/>
    <w:rsid w:val="00EE01AF"/>
    <w:rsid w:val="00EE368F"/>
    <w:rsid w:val="00EE5450"/>
    <w:rsid w:val="00EE656E"/>
    <w:rsid w:val="00EE6DE0"/>
    <w:rsid w:val="00F14C63"/>
    <w:rsid w:val="00F205D8"/>
    <w:rsid w:val="00F3313D"/>
    <w:rsid w:val="00F33CB6"/>
    <w:rsid w:val="00F35FDF"/>
    <w:rsid w:val="00F42873"/>
    <w:rsid w:val="00F478AE"/>
    <w:rsid w:val="00F507C0"/>
    <w:rsid w:val="00F61589"/>
    <w:rsid w:val="00F625A8"/>
    <w:rsid w:val="00F718E0"/>
    <w:rsid w:val="00F72DCC"/>
    <w:rsid w:val="00F73F37"/>
    <w:rsid w:val="00F75F47"/>
    <w:rsid w:val="00FA1C34"/>
    <w:rsid w:val="00FA2F68"/>
    <w:rsid w:val="00FB2C26"/>
    <w:rsid w:val="00FB4E12"/>
    <w:rsid w:val="00FD3658"/>
    <w:rsid w:val="00FD4F54"/>
    <w:rsid w:val="00FD5F62"/>
    <w:rsid w:val="00FF488E"/>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DEFE1"/>
  <w15:docId w15:val="{89C2D944-9BB1-40A7-98AE-07F9E9E2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roid Sans Fallback" w:hAnsi="Calibri" w:cs="Times New Roman"/>
        <w:sz w:val="22"/>
        <w:szCs w:val="22"/>
        <w:lang w:val="fr-FR" w:eastAsia="en-US" w:bidi="ar-SA"/>
      </w:rPr>
    </w:rPrDefault>
    <w:pPrDefault>
      <w:pPr>
        <w:spacing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pPr>
    <w:rPr>
      <w:color w:val="00000A"/>
    </w:rPr>
  </w:style>
  <w:style w:type="paragraph" w:styleId="Titre1">
    <w:name w:val="heading 1"/>
    <w:basedOn w:val="Titre"/>
    <w:pPr>
      <w:outlineLvl w:val="0"/>
    </w:pPr>
  </w:style>
  <w:style w:type="paragraph" w:styleId="Titre2">
    <w:name w:val="heading 2"/>
    <w:basedOn w:val="Titre"/>
    <w:pPr>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rsid w:val="008D2374"/>
    <w:rPr>
      <w:sz w:val="18"/>
      <w:szCs w:val="18"/>
    </w:rPr>
  </w:style>
  <w:style w:type="character" w:customStyle="1" w:styleId="CommentaireCar">
    <w:name w:val="Commentaire Car"/>
    <w:basedOn w:val="Policepardfaut"/>
    <w:link w:val="Commentaire"/>
    <w:uiPriority w:val="99"/>
    <w:rsid w:val="008D2374"/>
    <w:rPr>
      <w:rFonts w:ascii="Times New Roman" w:eastAsia="Times New Roman" w:hAnsi="Times New Roman" w:cs="Times New Roman"/>
      <w:sz w:val="20"/>
      <w:szCs w:val="20"/>
      <w:lang w:val="en-US"/>
    </w:rPr>
  </w:style>
  <w:style w:type="character" w:customStyle="1" w:styleId="LienInternet">
    <w:name w:val="Lien Internet"/>
    <w:basedOn w:val="Policepardfaut"/>
    <w:rsid w:val="008D2374"/>
    <w:rPr>
      <w:color w:val="0000FF"/>
      <w:u w:val="single"/>
    </w:rPr>
  </w:style>
  <w:style w:type="character" w:customStyle="1" w:styleId="TextedebullesCar">
    <w:name w:val="Texte de bulles Car"/>
    <w:basedOn w:val="Policepardfaut"/>
    <w:link w:val="Textedebulles"/>
    <w:uiPriority w:val="99"/>
    <w:semiHidden/>
    <w:rsid w:val="008D2374"/>
    <w:rPr>
      <w:rFonts w:ascii="Segoe UI" w:hAnsi="Segoe UI" w:cs="Segoe UI"/>
      <w:sz w:val="18"/>
      <w:szCs w:val="18"/>
    </w:rPr>
  </w:style>
  <w:style w:type="character" w:customStyle="1" w:styleId="il">
    <w:name w:val="il"/>
    <w:basedOn w:val="Policepardfaut"/>
    <w:rsid w:val="008D2374"/>
  </w:style>
  <w:style w:type="character" w:customStyle="1" w:styleId="im">
    <w:name w:val="im"/>
    <w:basedOn w:val="Policepardfaut"/>
    <w:rsid w:val="000E4589"/>
  </w:style>
  <w:style w:type="character" w:customStyle="1" w:styleId="ObjetducommentaireCar">
    <w:name w:val="Objet du commentaire Car"/>
    <w:basedOn w:val="CommentaireCar"/>
    <w:link w:val="Objetducommentaire"/>
    <w:uiPriority w:val="99"/>
    <w:semiHidden/>
    <w:rsid w:val="00804BDD"/>
    <w:rPr>
      <w:rFonts w:ascii="Times New Roman" w:eastAsia="Times New Roman" w:hAnsi="Times New Roman" w:cs="Times New Roman"/>
      <w:b/>
      <w:bCs/>
      <w:sz w:val="20"/>
      <w:szCs w:val="20"/>
      <w:lang w:val="en-US"/>
    </w:rPr>
  </w:style>
  <w:style w:type="character" w:customStyle="1" w:styleId="Citation1">
    <w:name w:val="Citation1"/>
    <w:rPr>
      <w:i/>
      <w:iCs/>
    </w:rPr>
  </w:style>
  <w:style w:type="paragraph" w:styleId="Titre">
    <w:name w:val="Title"/>
    <w:basedOn w:val="Normal"/>
    <w:next w:val="Corpsdetexte"/>
    <w:pPr>
      <w:keepNext/>
      <w:spacing w:before="240" w:after="120"/>
    </w:pPr>
    <w:rPr>
      <w:rFonts w:ascii="Liberation Sans" w:hAnsi="Liberation Sans" w:cs="FreeSans"/>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Default">
    <w:name w:val="Default"/>
    <w:rsid w:val="008D2374"/>
    <w:pPr>
      <w:tabs>
        <w:tab w:val="left" w:pos="709"/>
      </w:tabs>
      <w:suppressAutoHyphens/>
      <w:spacing w:after="200" w:line="276" w:lineRule="atLeast"/>
    </w:pPr>
    <w:rPr>
      <w:rFonts w:eastAsia="DejaVu Sans"/>
      <w:color w:val="00000A"/>
    </w:rPr>
  </w:style>
  <w:style w:type="paragraph" w:styleId="Commentaire">
    <w:name w:val="annotation text"/>
    <w:basedOn w:val="Normal"/>
    <w:link w:val="CommentaireCar"/>
    <w:uiPriority w:val="99"/>
    <w:rsid w:val="008D2374"/>
    <w:pPr>
      <w:spacing w:after="0" w:line="240" w:lineRule="auto"/>
    </w:pPr>
    <w:rPr>
      <w:rFonts w:ascii="Times New Roman" w:eastAsia="Times New Roman" w:hAnsi="Times New Roman"/>
      <w:sz w:val="20"/>
      <w:szCs w:val="20"/>
      <w:lang w:val="en-US"/>
    </w:rPr>
  </w:style>
  <w:style w:type="paragraph" w:styleId="Textedebulles">
    <w:name w:val="Balloon Text"/>
    <w:basedOn w:val="Normal"/>
    <w:link w:val="TextedebullesCar"/>
    <w:uiPriority w:val="99"/>
    <w:semiHidden/>
    <w:unhideWhenUsed/>
    <w:rsid w:val="008D2374"/>
    <w:pPr>
      <w:spacing w:after="0" w:line="240" w:lineRule="auto"/>
    </w:pPr>
    <w:rPr>
      <w:rFonts w:ascii="Segoe UI" w:hAnsi="Segoe UI" w:cs="Segoe UI"/>
      <w:sz w:val="18"/>
      <w:szCs w:val="18"/>
    </w:rPr>
  </w:style>
  <w:style w:type="paragraph" w:styleId="Normalweb">
    <w:name w:val="Normal (Web)"/>
    <w:basedOn w:val="Normal"/>
    <w:uiPriority w:val="99"/>
    <w:semiHidden/>
    <w:unhideWhenUsed/>
    <w:rsid w:val="006F2235"/>
    <w:pPr>
      <w:spacing w:after="280"/>
    </w:pPr>
    <w:rPr>
      <w:rFonts w:ascii="Times New Roman" w:eastAsia="Times New Roman" w:hAnsi="Times New Roman"/>
      <w:sz w:val="24"/>
      <w:szCs w:val="24"/>
      <w:lang w:eastAsia="fr-FR"/>
    </w:rPr>
  </w:style>
  <w:style w:type="paragraph" w:styleId="Objetducommentaire">
    <w:name w:val="annotation subject"/>
    <w:basedOn w:val="Commentaire"/>
    <w:link w:val="ObjetducommentaireCar"/>
    <w:uiPriority w:val="99"/>
    <w:semiHidden/>
    <w:unhideWhenUsed/>
    <w:rsid w:val="00804BDD"/>
    <w:pPr>
      <w:spacing w:after="160"/>
    </w:pPr>
    <w:rPr>
      <w:rFonts w:ascii="Calibri" w:hAnsi="Calibri"/>
      <w:b/>
      <w:bCs/>
      <w:lang w:val="fr-FR"/>
    </w:rPr>
  </w:style>
  <w:style w:type="paragraph" w:styleId="Bibliographie">
    <w:name w:val="Bibliography"/>
    <w:basedOn w:val="Normal"/>
    <w:next w:val="Normal"/>
    <w:uiPriority w:val="37"/>
    <w:unhideWhenUsed/>
    <w:rsid w:val="005D4140"/>
    <w:pPr>
      <w:tabs>
        <w:tab w:val="left" w:pos="384"/>
      </w:tabs>
      <w:spacing w:after="240" w:line="240" w:lineRule="auto"/>
      <w:ind w:left="384" w:hanging="384"/>
    </w:pPr>
  </w:style>
  <w:style w:type="paragraph" w:customStyle="1" w:styleId="Contenudetableau">
    <w:name w:val="Contenu de tableau"/>
    <w:basedOn w:val="Normal"/>
  </w:style>
  <w:style w:type="paragraph" w:customStyle="1" w:styleId="Head">
    <w:name w:val="Head"/>
    <w:basedOn w:val="Normal"/>
    <w:qFormat/>
    <w:rsid w:val="005F7B4F"/>
    <w:pPr>
      <w:keepNext/>
      <w:suppressAutoHyphens w:val="0"/>
      <w:spacing w:before="120" w:after="120" w:line="240" w:lineRule="auto"/>
      <w:jc w:val="center"/>
      <w:outlineLvl w:val="0"/>
    </w:pPr>
    <w:rPr>
      <w:rFonts w:ascii="Times New Roman" w:eastAsia="Times New Roman" w:hAnsi="Times New Roman"/>
      <w:b/>
      <w:bCs/>
      <w:color w:val="auto"/>
      <w:kern w:val="28"/>
      <w:sz w:val="28"/>
      <w:szCs w:val="28"/>
      <w:lang w:val="en-US"/>
    </w:rPr>
  </w:style>
  <w:style w:type="paragraph" w:customStyle="1" w:styleId="AbstractSummary">
    <w:name w:val="Abstract/Summary"/>
    <w:basedOn w:val="Normal"/>
    <w:rsid w:val="005F7B4F"/>
    <w:pPr>
      <w:suppressAutoHyphens w:val="0"/>
      <w:spacing w:before="120" w:after="0" w:line="240" w:lineRule="auto"/>
    </w:pPr>
    <w:rPr>
      <w:rFonts w:ascii="Times New Roman" w:eastAsia="Times New Roman" w:hAnsi="Times New Roman"/>
      <w:color w:val="auto"/>
      <w:sz w:val="24"/>
      <w:szCs w:val="24"/>
      <w:lang w:val="en-US"/>
    </w:rPr>
  </w:style>
  <w:style w:type="paragraph" w:styleId="Pardeliste">
    <w:name w:val="List Paragraph"/>
    <w:basedOn w:val="Normal"/>
    <w:uiPriority w:val="34"/>
    <w:qFormat/>
    <w:rsid w:val="00A15B47"/>
    <w:pPr>
      <w:ind w:left="720"/>
      <w:contextualSpacing/>
    </w:pPr>
  </w:style>
  <w:style w:type="table" w:styleId="Grilledutableau">
    <w:name w:val="Table Grid"/>
    <w:basedOn w:val="TableauNormal"/>
    <w:uiPriority w:val="59"/>
    <w:rsid w:val="0036376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vision">
    <w:name w:val="Revision"/>
    <w:hidden/>
    <w:uiPriority w:val="99"/>
    <w:semiHidden/>
    <w:rsid w:val="00170DA0"/>
    <w:pPr>
      <w:spacing w:line="240" w:lineRule="auto"/>
    </w:pPr>
    <w:rPr>
      <w:color w:val="00000A"/>
    </w:rPr>
  </w:style>
  <w:style w:type="character" w:styleId="Textedelespacerserv">
    <w:name w:val="Placeholder Text"/>
    <w:basedOn w:val="Policepardfaut"/>
    <w:uiPriority w:val="99"/>
    <w:semiHidden/>
    <w:rsid w:val="001C1559"/>
    <w:rPr>
      <w:color w:val="808080"/>
    </w:rPr>
  </w:style>
  <w:style w:type="paragraph" w:customStyle="1" w:styleId="Bibliographie1">
    <w:name w:val="Bibliographie1"/>
    <w:basedOn w:val="Normal"/>
    <w:rsid w:val="00E43211"/>
    <w:pPr>
      <w:widowControl w:val="0"/>
      <w:tabs>
        <w:tab w:val="left" w:pos="380"/>
      </w:tabs>
      <w:suppressAutoHyphens w:val="0"/>
      <w:autoSpaceDE w:val="0"/>
      <w:autoSpaceDN w:val="0"/>
      <w:adjustRightInd w:val="0"/>
      <w:spacing w:after="240" w:line="240" w:lineRule="auto"/>
      <w:ind w:left="384" w:hanging="384"/>
      <w:jc w:val="both"/>
    </w:pPr>
    <w:rPr>
      <w:rFonts w:ascii="Times New Roman" w:hAnsi="Times New Roman"/>
      <w:color w:val="auto"/>
      <w:sz w:val="24"/>
      <w:szCs w:val="24"/>
      <w:lang w:val="en-US"/>
    </w:rPr>
  </w:style>
  <w:style w:type="paragraph" w:styleId="Pieddepage">
    <w:name w:val="footer"/>
    <w:basedOn w:val="Normal"/>
    <w:link w:val="PieddepageCar"/>
    <w:uiPriority w:val="99"/>
    <w:unhideWhenUsed/>
    <w:rsid w:val="002E61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613F"/>
    <w:rPr>
      <w:color w:val="00000A"/>
    </w:rPr>
  </w:style>
  <w:style w:type="character" w:styleId="Numrodepage">
    <w:name w:val="page number"/>
    <w:basedOn w:val="Policepardfaut"/>
    <w:uiPriority w:val="99"/>
    <w:semiHidden/>
    <w:unhideWhenUsed/>
    <w:rsid w:val="002E6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82888">
      <w:bodyDiv w:val="1"/>
      <w:marLeft w:val="0"/>
      <w:marRight w:val="0"/>
      <w:marTop w:val="0"/>
      <w:marBottom w:val="0"/>
      <w:divBdr>
        <w:top w:val="none" w:sz="0" w:space="0" w:color="auto"/>
        <w:left w:val="none" w:sz="0" w:space="0" w:color="auto"/>
        <w:bottom w:val="none" w:sz="0" w:space="0" w:color="auto"/>
        <w:right w:val="none" w:sz="0" w:space="0" w:color="auto"/>
      </w:divBdr>
      <w:divsChild>
        <w:div w:id="458719141">
          <w:marLeft w:val="0"/>
          <w:marRight w:val="0"/>
          <w:marTop w:val="0"/>
          <w:marBottom w:val="0"/>
          <w:divBdr>
            <w:top w:val="none" w:sz="0" w:space="0" w:color="auto"/>
            <w:left w:val="none" w:sz="0" w:space="0" w:color="auto"/>
            <w:bottom w:val="none" w:sz="0" w:space="0" w:color="auto"/>
            <w:right w:val="none" w:sz="0" w:space="0" w:color="auto"/>
          </w:divBdr>
          <w:divsChild>
            <w:div w:id="19139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6368">
      <w:bodyDiv w:val="1"/>
      <w:marLeft w:val="0"/>
      <w:marRight w:val="0"/>
      <w:marTop w:val="0"/>
      <w:marBottom w:val="0"/>
      <w:divBdr>
        <w:top w:val="none" w:sz="0" w:space="0" w:color="auto"/>
        <w:left w:val="none" w:sz="0" w:space="0" w:color="auto"/>
        <w:bottom w:val="none" w:sz="0" w:space="0" w:color="auto"/>
        <w:right w:val="none" w:sz="0" w:space="0" w:color="auto"/>
      </w:divBdr>
    </w:div>
    <w:div w:id="818884661">
      <w:bodyDiv w:val="1"/>
      <w:marLeft w:val="0"/>
      <w:marRight w:val="0"/>
      <w:marTop w:val="0"/>
      <w:marBottom w:val="0"/>
      <w:divBdr>
        <w:top w:val="none" w:sz="0" w:space="0" w:color="auto"/>
        <w:left w:val="none" w:sz="0" w:space="0" w:color="auto"/>
        <w:bottom w:val="none" w:sz="0" w:space="0" w:color="auto"/>
        <w:right w:val="none" w:sz="0" w:space="0" w:color="auto"/>
      </w:divBdr>
    </w:div>
    <w:div w:id="941300961">
      <w:bodyDiv w:val="1"/>
      <w:marLeft w:val="0"/>
      <w:marRight w:val="0"/>
      <w:marTop w:val="0"/>
      <w:marBottom w:val="0"/>
      <w:divBdr>
        <w:top w:val="none" w:sz="0" w:space="0" w:color="auto"/>
        <w:left w:val="none" w:sz="0" w:space="0" w:color="auto"/>
        <w:bottom w:val="none" w:sz="0" w:space="0" w:color="auto"/>
        <w:right w:val="none" w:sz="0" w:space="0" w:color="auto"/>
      </w:divBdr>
    </w:div>
    <w:div w:id="1015571319">
      <w:bodyDiv w:val="1"/>
      <w:marLeft w:val="0"/>
      <w:marRight w:val="0"/>
      <w:marTop w:val="0"/>
      <w:marBottom w:val="0"/>
      <w:divBdr>
        <w:top w:val="none" w:sz="0" w:space="0" w:color="auto"/>
        <w:left w:val="none" w:sz="0" w:space="0" w:color="auto"/>
        <w:bottom w:val="none" w:sz="0" w:space="0" w:color="auto"/>
        <w:right w:val="none" w:sz="0" w:space="0" w:color="auto"/>
      </w:divBdr>
    </w:div>
    <w:div w:id="1191991184">
      <w:bodyDiv w:val="1"/>
      <w:marLeft w:val="0"/>
      <w:marRight w:val="0"/>
      <w:marTop w:val="0"/>
      <w:marBottom w:val="0"/>
      <w:divBdr>
        <w:top w:val="none" w:sz="0" w:space="0" w:color="auto"/>
        <w:left w:val="none" w:sz="0" w:space="0" w:color="auto"/>
        <w:bottom w:val="none" w:sz="0" w:space="0" w:color="auto"/>
        <w:right w:val="none" w:sz="0" w:space="0" w:color="auto"/>
      </w:divBdr>
    </w:div>
    <w:div w:id="1201868408">
      <w:bodyDiv w:val="1"/>
      <w:marLeft w:val="0"/>
      <w:marRight w:val="0"/>
      <w:marTop w:val="0"/>
      <w:marBottom w:val="0"/>
      <w:divBdr>
        <w:top w:val="none" w:sz="0" w:space="0" w:color="auto"/>
        <w:left w:val="none" w:sz="0" w:space="0" w:color="auto"/>
        <w:bottom w:val="none" w:sz="0" w:space="0" w:color="auto"/>
        <w:right w:val="none" w:sz="0" w:space="0" w:color="auto"/>
      </w:divBdr>
      <w:divsChild>
        <w:div w:id="2115392854">
          <w:marLeft w:val="0"/>
          <w:marRight w:val="0"/>
          <w:marTop w:val="0"/>
          <w:marBottom w:val="0"/>
          <w:divBdr>
            <w:top w:val="none" w:sz="0" w:space="0" w:color="auto"/>
            <w:left w:val="none" w:sz="0" w:space="0" w:color="auto"/>
            <w:bottom w:val="none" w:sz="0" w:space="0" w:color="auto"/>
            <w:right w:val="none" w:sz="0" w:space="0" w:color="auto"/>
          </w:divBdr>
        </w:div>
        <w:div w:id="1389575804">
          <w:marLeft w:val="0"/>
          <w:marRight w:val="0"/>
          <w:marTop w:val="0"/>
          <w:marBottom w:val="0"/>
          <w:divBdr>
            <w:top w:val="none" w:sz="0" w:space="0" w:color="auto"/>
            <w:left w:val="none" w:sz="0" w:space="0" w:color="auto"/>
            <w:bottom w:val="none" w:sz="0" w:space="0" w:color="auto"/>
            <w:right w:val="none" w:sz="0" w:space="0" w:color="auto"/>
          </w:divBdr>
        </w:div>
        <w:div w:id="808017671">
          <w:marLeft w:val="0"/>
          <w:marRight w:val="0"/>
          <w:marTop w:val="0"/>
          <w:marBottom w:val="0"/>
          <w:divBdr>
            <w:top w:val="none" w:sz="0" w:space="0" w:color="auto"/>
            <w:left w:val="none" w:sz="0" w:space="0" w:color="auto"/>
            <w:bottom w:val="none" w:sz="0" w:space="0" w:color="auto"/>
            <w:right w:val="none" w:sz="0" w:space="0" w:color="auto"/>
          </w:divBdr>
        </w:div>
        <w:div w:id="880284290">
          <w:marLeft w:val="0"/>
          <w:marRight w:val="0"/>
          <w:marTop w:val="0"/>
          <w:marBottom w:val="0"/>
          <w:divBdr>
            <w:top w:val="none" w:sz="0" w:space="0" w:color="auto"/>
            <w:left w:val="none" w:sz="0" w:space="0" w:color="auto"/>
            <w:bottom w:val="none" w:sz="0" w:space="0" w:color="auto"/>
            <w:right w:val="none" w:sz="0" w:space="0" w:color="auto"/>
          </w:divBdr>
        </w:div>
        <w:div w:id="41561990">
          <w:marLeft w:val="0"/>
          <w:marRight w:val="0"/>
          <w:marTop w:val="0"/>
          <w:marBottom w:val="0"/>
          <w:divBdr>
            <w:top w:val="none" w:sz="0" w:space="0" w:color="auto"/>
            <w:left w:val="none" w:sz="0" w:space="0" w:color="auto"/>
            <w:bottom w:val="none" w:sz="0" w:space="0" w:color="auto"/>
            <w:right w:val="none" w:sz="0" w:space="0" w:color="auto"/>
          </w:divBdr>
        </w:div>
        <w:div w:id="1225334741">
          <w:marLeft w:val="0"/>
          <w:marRight w:val="0"/>
          <w:marTop w:val="0"/>
          <w:marBottom w:val="0"/>
          <w:divBdr>
            <w:top w:val="none" w:sz="0" w:space="0" w:color="auto"/>
            <w:left w:val="none" w:sz="0" w:space="0" w:color="auto"/>
            <w:bottom w:val="none" w:sz="0" w:space="0" w:color="auto"/>
            <w:right w:val="none" w:sz="0" w:space="0" w:color="auto"/>
          </w:divBdr>
        </w:div>
        <w:div w:id="1047609547">
          <w:marLeft w:val="0"/>
          <w:marRight w:val="0"/>
          <w:marTop w:val="0"/>
          <w:marBottom w:val="0"/>
          <w:divBdr>
            <w:top w:val="none" w:sz="0" w:space="0" w:color="auto"/>
            <w:left w:val="none" w:sz="0" w:space="0" w:color="auto"/>
            <w:bottom w:val="none" w:sz="0" w:space="0" w:color="auto"/>
            <w:right w:val="none" w:sz="0" w:space="0" w:color="auto"/>
          </w:divBdr>
        </w:div>
      </w:divsChild>
    </w:div>
    <w:div w:id="1605845193">
      <w:bodyDiv w:val="1"/>
      <w:marLeft w:val="0"/>
      <w:marRight w:val="0"/>
      <w:marTop w:val="0"/>
      <w:marBottom w:val="0"/>
      <w:divBdr>
        <w:top w:val="none" w:sz="0" w:space="0" w:color="auto"/>
        <w:left w:val="none" w:sz="0" w:space="0" w:color="auto"/>
        <w:bottom w:val="none" w:sz="0" w:space="0" w:color="auto"/>
        <w:right w:val="none" w:sz="0" w:space="0" w:color="auto"/>
      </w:divBdr>
    </w:div>
    <w:div w:id="1916695439">
      <w:bodyDiv w:val="1"/>
      <w:marLeft w:val="0"/>
      <w:marRight w:val="0"/>
      <w:marTop w:val="0"/>
      <w:marBottom w:val="0"/>
      <w:divBdr>
        <w:top w:val="none" w:sz="0" w:space="0" w:color="auto"/>
        <w:left w:val="none" w:sz="0" w:space="0" w:color="auto"/>
        <w:bottom w:val="none" w:sz="0" w:space="0" w:color="auto"/>
        <w:right w:val="none" w:sz="0" w:space="0" w:color="auto"/>
      </w:divBdr>
    </w:div>
    <w:div w:id="198523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footer" Target="footer2.xml"/><Relationship Id="rId21" Type="http://schemas.openxmlformats.org/officeDocument/2006/relationships/fontTable" Target="fontTable.xml"/><Relationship Id="rId22" Type="http://schemas.microsoft.com/office/2011/relationships/people" Target="people.xml"/><Relationship Id="rId23"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g"/><Relationship Id="rId1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061BB-F476-7B4C-B101-8EA1C6AE6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5628</Words>
  <Characters>30955</Characters>
  <Application>Microsoft Macintosh Word</Application>
  <DocSecurity>0</DocSecurity>
  <Lines>257</Lines>
  <Paragraphs>73</Paragraphs>
  <ScaleCrop>false</ScaleCrop>
  <HeadingPairs>
    <vt:vector size="2" baseType="variant">
      <vt:variant>
        <vt:lpstr>Titre</vt:lpstr>
      </vt:variant>
      <vt:variant>
        <vt:i4>1</vt:i4>
      </vt:variant>
    </vt:vector>
  </HeadingPairs>
  <TitlesOfParts>
    <vt:vector size="1" baseType="lpstr">
      <vt:lpstr/>
    </vt:vector>
  </TitlesOfParts>
  <Company>ISEM</Company>
  <LinksUpToDate>false</LinksUpToDate>
  <CharactersWithSpaces>36510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Sonia Kéfi</dc:creator>
  <cp:lastModifiedBy>Sonia Kéfi</cp:lastModifiedBy>
  <cp:revision>6</cp:revision>
  <cp:lastPrinted>2016-05-01T21:25:00Z</cp:lastPrinted>
  <dcterms:created xsi:type="dcterms:W3CDTF">2016-05-24T21:16:00Z</dcterms:created>
  <dcterms:modified xsi:type="dcterms:W3CDTF">2016-05-25T09:18:00Z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zotero-version="4.0.29.8"&gt;&lt;session id="gM0ZtLel"/&gt;&lt;style id="http://www.zotero.org/styles/plos-biology" hasBibliography="1" bibliographyStyleHasBeenSet="1"/&gt;&lt;prefs&gt;&lt;pref name="fieldType" value="Field"/&gt;&lt;pref name="storeReferences" v</vt:lpwstr>
  </property>
  <property fmtid="{D5CDD505-2E9C-101B-9397-08002B2CF9AE}" pid="3" name="ZOTERO_PREF_2">
    <vt:lpwstr>alue="true"/&gt;&lt;pref name="automaticJournalAbbreviations" value="true"/&gt;&lt;pref name="noteType" value=""/&gt;&lt;/prefs&gt;&lt;/data&gt;</vt:lpwstr>
  </property>
</Properties>
</file>